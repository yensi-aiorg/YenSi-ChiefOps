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sz w:val="32"/>
          <w:szCs w:val="32"/>
        </w:rPr>
      </w:pPr>
      <w:bookmarkStart w:colFirst="0" w:colLast="0" w:name="_rrbsky3038df" w:id="0"/>
      <w:bookmarkEnd w:id="0"/>
      <w:r w:rsidDel="00000000" w:rsidR="00000000" w:rsidRPr="00000000">
        <w:rPr>
          <w:rFonts w:ascii="Arial" w:cs="Arial" w:eastAsia="Arial" w:hAnsi="Arial"/>
          <w:sz w:val="32"/>
          <w:szCs w:val="32"/>
          <w:rtl w:val="0"/>
        </w:rPr>
        <w:t xml:space="preserve">D2L Valence API Follow-Up Questions - Ben Call</w:t>
      </w:r>
    </w:p>
    <w:p w:rsidR="00000000" w:rsidDel="00000000" w:rsidP="00000000" w:rsidRDefault="00000000" w:rsidRPr="00000000" w14:paraId="00000002">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Date Prepared:</w:t>
      </w:r>
      <w:r w:rsidDel="00000000" w:rsidR="00000000" w:rsidRPr="00000000">
        <w:rPr>
          <w:rFonts w:ascii="Arial" w:cs="Arial" w:eastAsia="Arial" w:hAnsi="Arial"/>
          <w:sz w:val="28"/>
          <w:szCs w:val="28"/>
          <w:rtl w:val="0"/>
        </w:rPr>
        <w:t xml:space="preserve"> January 26, 2026 </w:t>
      </w:r>
      <w:r w:rsidDel="00000000" w:rsidR="00000000" w:rsidRPr="00000000">
        <w:rPr>
          <w:rFonts w:ascii="Arial" w:cs="Arial" w:eastAsia="Arial" w:hAnsi="Arial"/>
          <w:b w:val="1"/>
          <w:bCs w:val="1"/>
          <w:sz w:val="28"/>
          <w:szCs w:val="28"/>
          <w:rtl w:val="0"/>
        </w:rPr>
        <w:t xml:space="preserve">Purpose:</w:t>
      </w:r>
      <w:r w:rsidDel="00000000" w:rsidR="00000000" w:rsidRPr="00000000">
        <w:rPr>
          <w:rFonts w:ascii="Arial" w:cs="Arial" w:eastAsia="Arial" w:hAnsi="Arial"/>
          <w:sz w:val="28"/>
          <w:szCs w:val="28"/>
          <w:rtl w:val="0"/>
        </w:rPr>
        <w:t xml:space="preserve"> Clarify technical blockers and architecture decisions</w:t>
      </w:r>
    </w:p>
    <w:p w:rsidR="00000000" w:rsidDel="00000000" w:rsidP="00000000" w:rsidRDefault="00000000" w:rsidRPr="00000000" w14:paraId="00000003">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Note on First Ben Call (1/21/26):</w:t>
      </w:r>
      <w:r w:rsidDel="00000000" w:rsidR="00000000" w:rsidRPr="00000000">
        <w:rPr>
          <w:rFonts w:ascii="Arial" w:cs="Arial" w:eastAsia="Arial" w:hAnsi="Arial"/>
          <w:sz w:val="28"/>
          <w:szCs w:val="28"/>
          <w:rtl w:val="0"/>
        </w:rPr>
        <w:t xml:space="preserve"> Our initial call with Ben covered enrollment patterns, landing page configuration, email notifications, and the account merge limitation. However, the top 3 critical questions below were NOT addressed in that call - they emerged from the DevPixel meeting (1/26/26) where we realized these are blockers for development to start.</w:t>
      </w:r>
    </w:p>
    <w:p w:rsidR="00000000" w:rsidDel="00000000" w:rsidP="00000000" w:rsidRDefault="00000000" w:rsidRPr="00000000" w14:paraId="00000004">
      <w:pPr>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rFonts w:ascii="Arial" w:cs="Arial" w:eastAsia="Arial" w:hAnsi="Arial"/>
          <w:sz w:val="24"/>
          <w:szCs w:val="24"/>
        </w:rPr>
      </w:pPr>
      <w:bookmarkStart w:colFirst="0" w:colLast="0" w:name="_q4pvj81u6p3a" w:id="1"/>
      <w:bookmarkEnd w:id="1"/>
      <w:r w:rsidDel="00000000" w:rsidR="00000000" w:rsidRPr="00000000">
        <w:rPr>
          <w:rFonts w:ascii="Arial" w:cs="Arial" w:eastAsia="Arial" w:hAnsi="Arial"/>
          <w:sz w:val="24"/>
          <w:szCs w:val="24"/>
          <w:rtl w:val="0"/>
        </w:rPr>
        <w:t xml:space="preserve">CRITICAL QUESTIONS (MUST ANSWER)</w:t>
      </w:r>
    </w:p>
    <w:p w:rsidR="00000000" w:rsidDel="00000000" w:rsidP="00000000" w:rsidRDefault="00000000" w:rsidRPr="00000000" w14:paraId="00000006">
      <w:pPr>
        <w:pStyle w:val="Heading3"/>
        <w:rPr>
          <w:rFonts w:ascii="Arial" w:cs="Arial" w:eastAsia="Arial" w:hAnsi="Arial"/>
          <w:sz w:val="24"/>
          <w:szCs w:val="24"/>
        </w:rPr>
      </w:pPr>
      <w:bookmarkStart w:colFirst="0" w:colLast="0" w:name="_drds4ciqrpcd" w:id="2"/>
      <w:bookmarkEnd w:id="2"/>
      <w:r w:rsidDel="00000000" w:rsidR="00000000" w:rsidRPr="00000000">
        <w:rPr>
          <w:rFonts w:ascii="Arial" w:cs="Arial" w:eastAsia="Arial" w:hAnsi="Arial"/>
          <w:sz w:val="24"/>
          <w:szCs w:val="24"/>
          <w:rtl w:val="0"/>
        </w:rPr>
        <w:t xml:space="preserve">Question 1: User Journey from Subscription to Course Activity [BLOCKER] </w:t>
      </w:r>
    </w:p>
    <w:p w:rsidR="00000000" w:rsidDel="00000000" w:rsidP="00000000" w:rsidRDefault="00000000" w:rsidRPr="00000000" w14:paraId="00000007">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Context:</w:t>
      </w:r>
      <w:r w:rsidDel="00000000" w:rsidR="00000000" w:rsidRPr="00000000">
        <w:rPr>
          <w:rFonts w:ascii="Arial" w:cs="Arial" w:eastAsia="Arial" w:hAnsi="Arial"/>
          <w:sz w:val="28"/>
          <w:szCs w:val="28"/>
          <w:rtl w:val="0"/>
        </w:rPr>
        <w:t xml:space="preserve"> We need to understand the complete flow from when someone buys a subscription through when they're actively working in courses.</w:t>
      </w:r>
    </w:p>
    <w:p w:rsidR="00000000" w:rsidDel="00000000" w:rsidP="00000000" w:rsidRDefault="00000000" w:rsidRPr="00000000" w14:paraId="00000008">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Walk us through the full user journey:</w:t>
      </w:r>
      <w:r w:rsidDel="00000000" w:rsidR="00000000" w:rsidRPr="00000000">
        <w:rPr>
          <w:rtl w:val="0"/>
        </w:rPr>
      </w:r>
    </w:p>
    <w:p w:rsidR="00000000" w:rsidDel="00000000" w:rsidP="00000000" w:rsidRDefault="00000000" w:rsidRPr="00000000" w14:paraId="00000009">
      <w:pPr>
        <w:numPr>
          <w:ilvl w:val="0"/>
          <w:numId w:val="21"/>
        </w:numPr>
        <w:spacing w:after="0" w:afterAutospacing="0"/>
        <w:ind w:left="720" w:hanging="360"/>
        <w:rPr>
          <w:sz w:val="14"/>
          <w:szCs w:val="14"/>
        </w:rPr>
      </w:pPr>
      <w:r w:rsidDel="00000000" w:rsidR="00000000" w:rsidRPr="00000000">
        <w:rPr>
          <w:rFonts w:ascii="Arial" w:cs="Arial" w:eastAsia="Arial" w:hAnsi="Arial"/>
          <w:sz w:val="28"/>
          <w:szCs w:val="28"/>
          <w:rtl w:val="0"/>
        </w:rPr>
        <w:t xml:space="preserve">User purchases Learning Academy subscription via Fonteva</w:t>
      </w:r>
    </w:p>
    <w:p w:rsidR="00000000" w:rsidDel="00000000" w:rsidP="00000000" w:rsidRDefault="00000000" w:rsidRPr="00000000" w14:paraId="0000000A">
      <w:pPr>
        <w:numPr>
          <w:ilvl w:val="0"/>
          <w:numId w:val="21"/>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Salesforce enrolls user in org unit 10992 (General LA)</w:t>
      </w:r>
    </w:p>
    <w:p w:rsidR="00000000" w:rsidDel="00000000" w:rsidP="00000000" w:rsidRDefault="00000000" w:rsidRPr="00000000" w14:paraId="0000000B">
      <w:pPr>
        <w:numPr>
          <w:ilvl w:val="0"/>
          <w:numId w:val="21"/>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User logs into D2L and sees 30-40 courses available</w:t>
      </w:r>
    </w:p>
    <w:p w:rsidR="00000000" w:rsidDel="00000000" w:rsidP="00000000" w:rsidRDefault="00000000" w:rsidRPr="00000000" w14:paraId="0000000C">
      <w:pPr>
        <w:numPr>
          <w:ilvl w:val="0"/>
          <w:numId w:val="21"/>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User clicks "Enroll" on specific course (e.g., "AI in the Classroom")</w:t>
      </w:r>
    </w:p>
    <w:p w:rsidR="00000000" w:rsidDel="00000000" w:rsidP="00000000" w:rsidRDefault="00000000" w:rsidRPr="00000000" w14:paraId="0000000D">
      <w:pPr>
        <w:numPr>
          <w:ilvl w:val="0"/>
          <w:numId w:val="21"/>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User starts working through course content</w:t>
      </w:r>
    </w:p>
    <w:p w:rsidR="00000000" w:rsidDel="00000000" w:rsidP="00000000" w:rsidRDefault="00000000" w:rsidRPr="00000000" w14:paraId="0000000E">
      <w:pPr>
        <w:numPr>
          <w:ilvl w:val="0"/>
          <w:numId w:val="21"/>
        </w:numPr>
        <w:spacing w:before="0" w:beforeAutospacing="0"/>
        <w:ind w:left="720" w:hanging="360"/>
        <w:rPr>
          <w:sz w:val="14"/>
          <w:szCs w:val="14"/>
        </w:rPr>
      </w:pPr>
      <w:r w:rsidDel="00000000" w:rsidR="00000000" w:rsidRPr="00000000">
        <w:rPr>
          <w:rFonts w:ascii="Arial" w:cs="Arial" w:eastAsia="Arial" w:hAnsi="Arial"/>
          <w:sz w:val="28"/>
          <w:szCs w:val="28"/>
          <w:rtl w:val="0"/>
        </w:rPr>
        <w:t xml:space="preserve">D2L needs to notify Salesforce about enrollment.</w:t>
      </w:r>
    </w:p>
    <w:p w:rsidR="00000000" w:rsidDel="00000000" w:rsidP="00000000" w:rsidRDefault="00000000" w:rsidRPr="00000000" w14:paraId="0000000F">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Specific Questions:</w:t>
      </w:r>
      <w:r w:rsidDel="00000000" w:rsidR="00000000" w:rsidRPr="00000000">
        <w:rPr>
          <w:rtl w:val="0"/>
        </w:rPr>
      </w:r>
    </w:p>
    <w:p w:rsidR="00000000" w:rsidDel="00000000" w:rsidP="00000000" w:rsidRDefault="00000000" w:rsidRPr="00000000" w14:paraId="00000010">
      <w:pPr>
        <w:numPr>
          <w:ilvl w:val="0"/>
          <w:numId w:val="14"/>
        </w:numPr>
        <w:spacing w:after="120" w:afterAutospacing="0"/>
        <w:ind w:left="720" w:hanging="360"/>
        <w:rPr>
          <w:sz w:val="14"/>
          <w:szCs w:val="14"/>
        </w:rPr>
      </w:pPr>
      <w:r w:rsidDel="00000000" w:rsidR="00000000" w:rsidRPr="00000000">
        <w:rPr>
          <w:rFonts w:ascii="Arial" w:cs="Arial" w:eastAsia="Arial" w:hAnsi="Arial"/>
          <w:sz w:val="28"/>
          <w:szCs w:val="28"/>
          <w:rtl w:val="0"/>
        </w:rPr>
        <w:t xml:space="preserve">When a user is enrolled in org unit 10992, what access do they have?</w:t>
      </w:r>
    </w:p>
    <w:p w:rsidR="00000000" w:rsidDel="00000000" w:rsidP="00000000" w:rsidRDefault="00000000" w:rsidRPr="00000000" w14:paraId="00000011">
      <w:pPr>
        <w:numPr>
          <w:ilvl w:val="1"/>
          <w:numId w:val="14"/>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Can they immediately view course content, or just see the course catalog?</w:t>
      </w:r>
    </w:p>
    <w:p w:rsidR="00000000" w:rsidDel="00000000" w:rsidP="00000000" w:rsidRDefault="00000000" w:rsidRPr="00000000" w14:paraId="00000012">
      <w:pPr>
        <w:numPr>
          <w:ilvl w:val="1"/>
          <w:numId w:val="14"/>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Is there a distinction between "can see the course" and "enrolled in the course"?</w:t>
      </w:r>
    </w:p>
    <w:p w:rsidR="00000000" w:rsidDel="00000000" w:rsidP="00000000" w:rsidRDefault="00000000" w:rsidRPr="00000000" w14:paraId="00000013">
      <w:pPr>
        <w:numPr>
          <w:ilvl w:val="1"/>
          <w:numId w:val="14"/>
        </w:numPr>
        <w:spacing w:before="0" w:beforeAutospacing="0"/>
        <w:ind w:left="144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Is there a way to set the start and end date on the user enrollment level if the course has no dates in D2L?</w:t>
      </w:r>
    </w:p>
    <w:p w:rsidR="00000000" w:rsidDel="00000000" w:rsidP="00000000" w:rsidRDefault="00000000" w:rsidRPr="00000000" w14:paraId="00000014">
      <w:pPr>
        <w:numPr>
          <w:ilvl w:val="0"/>
          <w:numId w:val="14"/>
        </w:numPr>
        <w:spacing w:after="120" w:afterAutospacing="0"/>
        <w:ind w:left="720" w:hanging="360"/>
        <w:rPr>
          <w:sz w:val="14"/>
          <w:szCs w:val="14"/>
        </w:rPr>
      </w:pPr>
      <w:r w:rsidDel="00000000" w:rsidR="00000000" w:rsidRPr="00000000">
        <w:rPr>
          <w:rFonts w:ascii="Arial" w:cs="Arial" w:eastAsia="Arial" w:hAnsi="Arial"/>
          <w:sz w:val="28"/>
          <w:szCs w:val="28"/>
          <w:rtl w:val="0"/>
        </w:rPr>
        <w:t xml:space="preserve">What happens when a user clicks the "Enroll" button in D2L?</w:t>
      </w:r>
    </w:p>
    <w:p w:rsidR="00000000" w:rsidDel="00000000" w:rsidP="00000000" w:rsidRDefault="00000000" w:rsidRPr="00000000" w14:paraId="00000015">
      <w:pPr>
        <w:numPr>
          <w:ilvl w:val="1"/>
          <w:numId w:val="14"/>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What API endpoint gets called internally?</w:t>
      </w:r>
    </w:p>
    <w:p w:rsidR="00000000" w:rsidDel="00000000" w:rsidP="00000000" w:rsidRDefault="00000000" w:rsidRPr="00000000" w14:paraId="00000016">
      <w:pPr>
        <w:numPr>
          <w:ilvl w:val="1"/>
          <w:numId w:val="14"/>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Does this create a course enrollment record in D2L?</w:t>
      </w:r>
    </w:p>
    <w:p w:rsidR="00000000" w:rsidDel="00000000" w:rsidP="00000000" w:rsidRDefault="00000000" w:rsidRPr="00000000" w14:paraId="00000017">
      <w:pPr>
        <w:numPr>
          <w:ilvl w:val="2"/>
          <w:numId w:val="14"/>
        </w:numPr>
        <w:spacing w:after="0" w:afterAutospacing="0" w:before="0" w:beforeAutospacing="0"/>
        <w:ind w:left="216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It creates a user enrollment record in D2L</w:t>
      </w:r>
    </w:p>
    <w:p w:rsidR="00000000" w:rsidDel="00000000" w:rsidP="00000000" w:rsidRDefault="00000000" w:rsidRPr="00000000" w14:paraId="00000018">
      <w:pPr>
        <w:numPr>
          <w:ilvl w:val="1"/>
          <w:numId w:val="14"/>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How do you differentiate between an enrollment record created for a course within a learning path vs a direct enrollment (current state)?</w:t>
      </w:r>
    </w:p>
    <w:p w:rsidR="00000000" w:rsidDel="00000000" w:rsidP="00000000" w:rsidRDefault="00000000" w:rsidRPr="00000000" w14:paraId="00000019">
      <w:pPr>
        <w:numPr>
          <w:ilvl w:val="1"/>
          <w:numId w:val="14"/>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What data is captured (user ID, course ID, timestamp, etc.)?</w:t>
        <w:br w:type="textWrapping"/>
      </w:r>
      <w:r w:rsidDel="00000000" w:rsidR="00000000" w:rsidRPr="00000000">
        <w:rPr>
          <w:rtl w:val="0"/>
        </w:rPr>
      </w:r>
    </w:p>
    <w:p w:rsidR="00000000" w:rsidDel="00000000" w:rsidP="00000000" w:rsidRDefault="00000000" w:rsidRPr="00000000" w14:paraId="0000001A">
      <w:pPr>
        <w:numPr>
          <w:ilvl w:val="0"/>
          <w:numId w:val="14"/>
        </w:numPr>
        <w:spacing w:before="0" w:beforeAutospacing="0"/>
        <w:ind w:left="72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Is there a way to track completion on the course offering level and then again on the learning path level?</w:t>
      </w:r>
    </w:p>
    <w:p w:rsidR="00000000" w:rsidDel="00000000" w:rsidP="00000000" w:rsidRDefault="00000000" w:rsidRPr="00000000" w14:paraId="0000001B">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Why This Is Critical:</w:t>
      </w:r>
      <w:r w:rsidDel="00000000" w:rsidR="00000000" w:rsidRPr="00000000">
        <w:rPr>
          <w:rtl w:val="0"/>
        </w:rPr>
      </w:r>
    </w:p>
    <w:p w:rsidR="00000000" w:rsidDel="00000000" w:rsidP="00000000" w:rsidRDefault="00000000" w:rsidRPr="00000000" w14:paraId="0000001C">
      <w:pPr>
        <w:numPr>
          <w:ilvl w:val="0"/>
          <w:numId w:val="14"/>
        </w:numPr>
        <w:spacing w:after="0" w:afterAutospacing="0"/>
        <w:ind w:left="720" w:hanging="360"/>
        <w:rPr>
          <w:sz w:val="14"/>
          <w:szCs w:val="14"/>
        </w:rPr>
      </w:pPr>
      <w:r w:rsidDel="00000000" w:rsidR="00000000" w:rsidRPr="00000000">
        <w:rPr>
          <w:rFonts w:ascii="Arial Unicode MS" w:cs="Arial Unicode MS" w:eastAsia="Arial Unicode MS" w:hAnsi="Arial Unicode MS"/>
          <w:sz w:val="28"/>
          <w:szCs w:val="28"/>
          <w:rtl w:val="0"/>
        </w:rPr>
        <w:t xml:space="preserve">Determines if we need one-way (SF → D2L) or two-way (SF ↔ D2L) integration</w:t>
      </w:r>
    </w:p>
    <w:p w:rsidR="00000000" w:rsidDel="00000000" w:rsidP="00000000" w:rsidRDefault="00000000" w:rsidRPr="00000000" w14:paraId="0000001D">
      <w:pPr>
        <w:numPr>
          <w:ilvl w:val="0"/>
          <w:numId w:val="14"/>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Affects whether DevPixel builds sync infrastructure or just enrollment push</w:t>
      </w:r>
    </w:p>
    <w:p w:rsidR="00000000" w:rsidDel="00000000" w:rsidP="00000000" w:rsidRDefault="00000000" w:rsidRPr="00000000" w14:paraId="0000001E">
      <w:pPr>
        <w:numPr>
          <w:ilvl w:val="0"/>
          <w:numId w:val="14"/>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Impacts reporting capabilities (can we show real-time enrollment/progress?)</w:t>
      </w:r>
    </w:p>
    <w:p w:rsidR="00000000" w:rsidDel="00000000" w:rsidP="00000000" w:rsidRDefault="00000000" w:rsidRPr="00000000" w14:paraId="0000001F">
      <w:pPr>
        <w:numPr>
          <w:ilvl w:val="0"/>
          <w:numId w:val="14"/>
        </w:numPr>
        <w:spacing w:before="0" w:beforeAutospacing="0"/>
        <w:ind w:left="720" w:hanging="360"/>
        <w:rPr>
          <w:sz w:val="14"/>
          <w:szCs w:val="14"/>
        </w:rPr>
      </w:pPr>
      <w:r w:rsidDel="00000000" w:rsidR="00000000" w:rsidRPr="00000000">
        <w:rPr>
          <w:rFonts w:ascii="Arial" w:cs="Arial" w:eastAsia="Arial" w:hAnsi="Arial"/>
          <w:sz w:val="28"/>
          <w:szCs w:val="28"/>
          <w:rtl w:val="0"/>
        </w:rPr>
        <w:t xml:space="preserve">Changes scope and complexity significantly</w:t>
      </w:r>
    </w:p>
    <w:p w:rsidR="00000000" w:rsidDel="00000000" w:rsidP="00000000" w:rsidRDefault="00000000" w:rsidRPr="00000000" w14:paraId="00000020">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Note on Current Understanding:</w:t>
      </w:r>
      <w:r w:rsidDel="00000000" w:rsidR="00000000" w:rsidRPr="00000000">
        <w:rPr>
          <w:rFonts w:ascii="Arial" w:cs="Arial" w:eastAsia="Arial" w:hAnsi="Arial"/>
          <w:sz w:val="28"/>
          <w:szCs w:val="28"/>
          <w:rtl w:val="0"/>
        </w:rPr>
        <w:t xml:space="preserve"> We believe org unit enrollment makes courses visible (catalog access), but users must take explicit "Enroll" action for each course. Even if automatic enrollment exists, we still need activity tracking for reporting and course completion badges.</w:t>
      </w:r>
    </w:p>
    <w:p w:rsidR="00000000" w:rsidDel="00000000" w:rsidP="00000000" w:rsidRDefault="00000000" w:rsidRPr="00000000" w14:paraId="00000021">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What We Need:</w:t>
      </w:r>
      <w:r w:rsidDel="00000000" w:rsidR="00000000" w:rsidRPr="00000000">
        <w:rPr>
          <w:rtl w:val="0"/>
        </w:rPr>
      </w:r>
    </w:p>
    <w:p w:rsidR="00000000" w:rsidDel="00000000" w:rsidP="00000000" w:rsidRDefault="00000000" w:rsidRPr="00000000" w14:paraId="00000022">
      <w:pPr>
        <w:numPr>
          <w:ilvl w:val="0"/>
          <w:numId w:val="14"/>
        </w:numPr>
        <w:spacing w:after="0" w:afterAutospacing="0"/>
        <w:ind w:left="720" w:hanging="360"/>
        <w:rPr>
          <w:sz w:val="14"/>
          <w:szCs w:val="14"/>
        </w:rPr>
      </w:pPr>
      <w:r w:rsidDel="00000000" w:rsidR="00000000" w:rsidRPr="00000000">
        <w:rPr>
          <w:rFonts w:ascii="Arial" w:cs="Arial" w:eastAsia="Arial" w:hAnsi="Arial"/>
          <w:sz w:val="28"/>
          <w:szCs w:val="28"/>
          <w:rtl w:val="0"/>
        </w:rPr>
        <w:t xml:space="preserve">Step-by-step technical flow with data at each step</w:t>
      </w:r>
    </w:p>
    <w:p w:rsidR="00000000" w:rsidDel="00000000" w:rsidP="00000000" w:rsidRDefault="00000000" w:rsidRPr="00000000" w14:paraId="00000023">
      <w:pPr>
        <w:numPr>
          <w:ilvl w:val="0"/>
          <w:numId w:val="14"/>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Clarification on "access" vs "enrollment" distinction</w:t>
      </w:r>
    </w:p>
    <w:p w:rsidR="00000000" w:rsidDel="00000000" w:rsidP="00000000" w:rsidRDefault="00000000" w:rsidRPr="00000000" w14:paraId="00000024">
      <w:pPr>
        <w:numPr>
          <w:ilvl w:val="0"/>
          <w:numId w:val="14"/>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Explanation of how course activity should be tracked</w:t>
      </w:r>
    </w:p>
    <w:p w:rsidR="00000000" w:rsidDel="00000000" w:rsidP="00000000" w:rsidRDefault="00000000" w:rsidRPr="00000000" w14:paraId="00000025">
      <w:pPr>
        <w:numPr>
          <w:ilvl w:val="0"/>
          <w:numId w:val="14"/>
        </w:numPr>
        <w:spacing w:before="0" w:beforeAutospacing="0"/>
        <w:ind w:left="720" w:hanging="360"/>
        <w:rPr>
          <w:sz w:val="14"/>
          <w:szCs w:val="14"/>
        </w:rPr>
      </w:pPr>
      <w:r w:rsidDel="00000000" w:rsidR="00000000" w:rsidRPr="00000000">
        <w:rPr>
          <w:rFonts w:ascii="Arial" w:cs="Arial" w:eastAsia="Arial" w:hAnsi="Arial"/>
          <w:sz w:val="28"/>
          <w:szCs w:val="28"/>
          <w:rtl w:val="0"/>
        </w:rPr>
        <w:t xml:space="preserve">Recommended approach for capturing enrollment events in Salesforce</w:t>
      </w:r>
    </w:p>
    <w:p w:rsidR="00000000" w:rsidDel="00000000" w:rsidP="00000000" w:rsidRDefault="00000000" w:rsidRPr="00000000" w14:paraId="00000026">
      <w:pPr>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rPr>
          <w:rFonts w:ascii="Arial" w:cs="Arial" w:eastAsia="Arial" w:hAnsi="Arial"/>
          <w:sz w:val="24"/>
          <w:szCs w:val="24"/>
        </w:rPr>
      </w:pPr>
      <w:bookmarkStart w:colFirst="0" w:colLast="0" w:name="_radydvz6ut10" w:id="3"/>
      <w:bookmarkEnd w:id="3"/>
      <w:r w:rsidDel="00000000" w:rsidR="00000000" w:rsidRPr="00000000">
        <w:rPr>
          <w:rFonts w:ascii="Arial" w:cs="Arial" w:eastAsia="Arial" w:hAnsi="Arial"/>
          <w:sz w:val="24"/>
          <w:szCs w:val="24"/>
          <w:rtl w:val="0"/>
        </w:rPr>
        <w:t xml:space="preserve">Question 2: Course Identification and Salesforce Mapping [BLOCKER]</w:t>
      </w:r>
    </w:p>
    <w:p w:rsidR="00000000" w:rsidDel="00000000" w:rsidP="00000000" w:rsidRDefault="00000000" w:rsidRPr="00000000" w14:paraId="00000028">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Context:</w:t>
      </w:r>
      <w:r w:rsidDel="00000000" w:rsidR="00000000" w:rsidRPr="00000000">
        <w:rPr>
          <w:rFonts w:ascii="Arial" w:cs="Arial" w:eastAsia="Arial" w:hAnsi="Arial"/>
          <w:sz w:val="28"/>
          <w:szCs w:val="28"/>
          <w:rtl w:val="0"/>
        </w:rPr>
        <w:t xml:space="preserve"> When D2L notifies Salesforce about a course enrollment or activity, we need to map that back to the correct Salesforce Course Offering record. This mapping is critical for creating Course Connection records, tracking progress, and reporting.</w:t>
      </w:r>
    </w:p>
    <w:p w:rsidR="00000000" w:rsidDel="00000000" w:rsidP="00000000" w:rsidRDefault="00000000" w:rsidRPr="00000000" w14:paraId="00000029">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Current Course Setup Process:</w:t>
      </w:r>
      <w:r w:rsidDel="00000000" w:rsidR="00000000" w:rsidRPr="00000000">
        <w:rPr>
          <w:rtl w:val="0"/>
        </w:rPr>
      </w:r>
    </w:p>
    <w:p w:rsidR="00000000" w:rsidDel="00000000" w:rsidP="00000000" w:rsidRDefault="00000000" w:rsidRPr="00000000" w14:paraId="0000002A">
      <w:pPr>
        <w:numPr>
          <w:ilvl w:val="0"/>
          <w:numId w:val="22"/>
        </w:numPr>
        <w:spacing w:after="0" w:afterAutospacing="0"/>
        <w:ind w:left="720" w:hanging="360"/>
        <w:rPr>
          <w:sz w:val="14"/>
          <w:szCs w:val="14"/>
        </w:rPr>
      </w:pPr>
      <w:r w:rsidDel="00000000" w:rsidR="00000000" w:rsidRPr="00000000">
        <w:rPr>
          <w:rFonts w:ascii="Arial" w:cs="Arial" w:eastAsia="Arial" w:hAnsi="Arial"/>
          <w:sz w:val="28"/>
          <w:szCs w:val="28"/>
          <w:rtl w:val="0"/>
        </w:rPr>
        <w:t xml:space="preserve">Carm's team creates course in D2L</w:t>
      </w:r>
    </w:p>
    <w:p w:rsidR="00000000" w:rsidDel="00000000" w:rsidP="00000000" w:rsidRDefault="00000000" w:rsidRPr="00000000" w14:paraId="0000002B">
      <w:pPr>
        <w:numPr>
          <w:ilvl w:val="0"/>
          <w:numId w:val="22"/>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Manual setup: Create corresponding Course Offering in Salesforce</w:t>
      </w:r>
    </w:p>
    <w:p w:rsidR="00000000" w:rsidDel="00000000" w:rsidP="00000000" w:rsidRDefault="00000000" w:rsidRPr="00000000" w14:paraId="0000002C">
      <w:pPr>
        <w:numPr>
          <w:ilvl w:val="0"/>
          <w:numId w:val="22"/>
        </w:numPr>
        <w:spacing w:after="0" w:afterAutospacing="0" w:before="0" w:beforeAutospacing="0"/>
        <w:ind w:left="720" w:hanging="360"/>
        <w:rPr>
          <w:sz w:val="14"/>
          <w:szCs w:val="14"/>
        </w:rPr>
      </w:pPr>
      <w:r w:rsidDel="00000000" w:rsidR="00000000" w:rsidRPr="00000000">
        <w:rPr>
          <w:rFonts w:ascii="Arial Unicode MS" w:cs="Arial Unicode MS" w:eastAsia="Arial Unicode MS" w:hAnsi="Arial Unicode MS"/>
          <w:sz w:val="28"/>
          <w:szCs w:val="28"/>
          <w:rtl w:val="0"/>
        </w:rPr>
        <w:t xml:space="preserve">Link D2L Course ID ↔ Salesforce Course Offering ID</w:t>
      </w:r>
    </w:p>
    <w:p w:rsidR="00000000" w:rsidDel="00000000" w:rsidP="00000000" w:rsidRDefault="00000000" w:rsidRPr="00000000" w14:paraId="0000002D">
      <w:pPr>
        <w:numPr>
          <w:ilvl w:val="0"/>
          <w:numId w:val="22"/>
        </w:numPr>
        <w:spacing w:after="0" w:afterAutospacing="0" w:before="0" w:beforeAutospacing="0"/>
        <w:ind w:left="720" w:hanging="360"/>
        <w:rPr>
          <w:sz w:val="14"/>
          <w:szCs w:val="14"/>
        </w:rPr>
      </w:pPr>
      <w:r w:rsidDel="00000000" w:rsidR="00000000" w:rsidRPr="00000000">
        <w:rPr>
          <w:rFonts w:ascii="Arial" w:cs="Arial" w:eastAsia="Arial" w:hAnsi="Arial"/>
          <w:b w:val="1"/>
          <w:bCs w:val="1"/>
          <w:sz w:val="28"/>
          <w:szCs w:val="28"/>
          <w:rtl w:val="0"/>
        </w:rPr>
        <w:t xml:space="preserve">Old pattern:</w:t>
      </w:r>
      <w:r w:rsidDel="00000000" w:rsidR="00000000" w:rsidRPr="00000000">
        <w:rPr>
          <w:rFonts w:ascii="Arial" w:cs="Arial" w:eastAsia="Arial" w:hAnsi="Arial"/>
          <w:sz w:val="28"/>
          <w:szCs w:val="28"/>
          <w:rtl w:val="0"/>
        </w:rPr>
        <w:t xml:space="preserve"> </w:t>
      </w:r>
      <w:commentRangeStart w:id="0"/>
      <w:r w:rsidDel="00000000" w:rsidR="00000000" w:rsidRPr="00000000">
        <w:rPr>
          <w:rFonts w:ascii="Arial Unicode MS" w:cs="Arial Unicode MS" w:eastAsia="Arial Unicode MS" w:hAnsi="Arial Unicode MS"/>
          <w:sz w:val="28"/>
          <w:szCs w:val="28"/>
          <w:rtl w:val="0"/>
        </w:rPr>
        <w:t xml:space="preserve">User purchases specific course → SF knows which course → Enrollment triggered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E">
      <w:pPr>
        <w:numPr>
          <w:ilvl w:val="0"/>
          <w:numId w:val="22"/>
        </w:numPr>
        <w:spacing w:before="0" w:beforeAutospacing="0"/>
        <w:ind w:left="720" w:hanging="360"/>
        <w:rPr>
          <w:sz w:val="14"/>
          <w:szCs w:val="14"/>
        </w:rPr>
      </w:pPr>
      <w:r w:rsidDel="00000000" w:rsidR="00000000" w:rsidRPr="00000000">
        <w:rPr>
          <w:rFonts w:ascii="Arial" w:cs="Arial" w:eastAsia="Arial" w:hAnsi="Arial"/>
          <w:b w:val="1"/>
          <w:bCs w:val="1"/>
          <w:sz w:val="28"/>
          <w:szCs w:val="28"/>
          <w:rtl w:val="0"/>
        </w:rPr>
        <w:t xml:space="preserve">New pattern:</w:t>
      </w:r>
      <w:r w:rsidDel="00000000" w:rsidR="00000000" w:rsidRPr="00000000">
        <w:rPr>
          <w:rFonts w:ascii="Arial" w:cs="Arial" w:eastAsia="Arial" w:hAnsi="Arial"/>
          <w:sz w:val="28"/>
          <w:szCs w:val="28"/>
          <w:rtl w:val="0"/>
        </w:rPr>
        <w:t xml:space="preserve"> User purchases</w:t>
      </w:r>
      <w:r w:rsidDel="00000000" w:rsidR="00000000" w:rsidRPr="00000000">
        <w:rPr>
          <w:rFonts w:ascii="Arial" w:cs="Arial" w:eastAsia="Arial" w:hAnsi="Arial"/>
          <w:b w:val="1"/>
          <w:bCs w:val="1"/>
          <w:sz w:val="28"/>
          <w:szCs w:val="28"/>
          <w:rtl w:val="0"/>
        </w:rPr>
        <w:t xml:space="preserve"> LA individual subscription</w:t>
      </w:r>
      <w:r w:rsidDel="00000000" w:rsidR="00000000" w:rsidRPr="00000000">
        <w:rPr>
          <w:rFonts w:ascii="Arial Unicode MS" w:cs="Arial Unicode MS" w:eastAsia="Arial Unicode MS" w:hAnsi="Arial Unicode MS"/>
          <w:sz w:val="28"/>
          <w:szCs w:val="28"/>
          <w:rtl w:val="0"/>
        </w:rPr>
        <w:t xml:space="preserve"> → SF doesn't know which course offering within the learning path until user chooses it in D2L → Course activity data flows back</w:t>
      </w:r>
    </w:p>
    <w:p w:rsidR="00000000" w:rsidDel="00000000" w:rsidP="00000000" w:rsidRDefault="00000000" w:rsidRPr="00000000" w14:paraId="0000002F">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Course Availability Models:</w:t>
      </w:r>
      <w:r w:rsidDel="00000000" w:rsidR="00000000" w:rsidRPr="00000000">
        <w:rPr>
          <w:rFonts w:ascii="Arial" w:cs="Arial" w:eastAsia="Arial" w:hAnsi="Arial"/>
          <w:sz w:val="28"/>
          <w:szCs w:val="28"/>
          <w:rtl w:val="0"/>
        </w:rPr>
        <w:t xml:space="preserve"> Learning Academy will have three types of courses:</w:t>
      </w:r>
    </w:p>
    <w:p w:rsidR="00000000" w:rsidDel="00000000" w:rsidP="00000000" w:rsidRDefault="00000000" w:rsidRPr="00000000" w14:paraId="00000030">
      <w:pPr>
        <w:numPr>
          <w:ilvl w:val="0"/>
          <w:numId w:val="5"/>
        </w:numPr>
        <w:spacing w:after="0" w:afterAutospacing="0"/>
        <w:ind w:left="720" w:hanging="360"/>
        <w:rPr>
          <w:sz w:val="14"/>
          <w:szCs w:val="14"/>
        </w:rPr>
      </w:pPr>
      <w:commentRangeStart w:id="1"/>
      <w:r w:rsidDel="00000000" w:rsidR="00000000" w:rsidRPr="00000000">
        <w:rPr>
          <w:rFonts w:ascii="Arial" w:cs="Arial" w:eastAsia="Arial" w:hAnsi="Arial"/>
          <w:b w:val="1"/>
          <w:bCs w:val="1"/>
          <w:sz w:val="28"/>
          <w:szCs w:val="28"/>
          <w:rtl w:val="0"/>
        </w:rPr>
        <w:t xml:space="preserve">Purchase AND LA:</w:t>
      </w:r>
      <w:r w:rsidDel="00000000" w:rsidR="00000000" w:rsidRPr="00000000">
        <w:rPr>
          <w:rFonts w:ascii="Arial" w:cs="Arial" w:eastAsia="Arial" w:hAnsi="Arial"/>
          <w:sz w:val="28"/>
          <w:szCs w:val="28"/>
          <w:rtl w:val="0"/>
        </w:rPr>
        <w:t xml:space="preserve"> Medium/long format courses available both à la carte purchase and in LA subscription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1">
      <w:pPr>
        <w:numPr>
          <w:ilvl w:val="0"/>
          <w:numId w:val="5"/>
        </w:numPr>
        <w:spacing w:after="0" w:afterAutospacing="0" w:before="0" w:beforeAutospacing="0"/>
        <w:ind w:left="720" w:hanging="360"/>
        <w:rPr>
          <w:sz w:val="14"/>
          <w:szCs w:val="14"/>
        </w:rPr>
      </w:pPr>
      <w:r w:rsidDel="00000000" w:rsidR="00000000" w:rsidRPr="00000000">
        <w:rPr>
          <w:rFonts w:ascii="Arial" w:cs="Arial" w:eastAsia="Arial" w:hAnsi="Arial"/>
          <w:b w:val="1"/>
          <w:bCs w:val="1"/>
          <w:sz w:val="28"/>
          <w:szCs w:val="28"/>
          <w:rtl w:val="0"/>
        </w:rPr>
        <w:t xml:space="preserve">LA only:</w:t>
      </w:r>
      <w:r w:rsidDel="00000000" w:rsidR="00000000" w:rsidRPr="00000000">
        <w:rPr>
          <w:rFonts w:ascii="Arial" w:cs="Arial" w:eastAsia="Arial" w:hAnsi="Arial"/>
          <w:sz w:val="28"/>
          <w:szCs w:val="28"/>
          <w:rtl w:val="0"/>
        </w:rPr>
        <w:t xml:space="preserve"> Short courses only available through subscription and accessible within D2L under the learning path (not sold individually)</w:t>
      </w:r>
    </w:p>
    <w:p w:rsidR="00000000" w:rsidDel="00000000" w:rsidP="00000000" w:rsidRDefault="00000000" w:rsidRPr="00000000" w14:paraId="00000032">
      <w:pPr>
        <w:numPr>
          <w:ilvl w:val="0"/>
          <w:numId w:val="5"/>
        </w:numPr>
        <w:spacing w:after="0" w:afterAutospacing="0" w:before="0" w:beforeAutospacing="0"/>
        <w:ind w:left="720" w:hanging="360"/>
        <w:rPr>
          <w:sz w:val="14"/>
          <w:szCs w:val="14"/>
        </w:rPr>
      </w:pPr>
      <w:r w:rsidDel="00000000" w:rsidR="00000000" w:rsidRPr="00000000">
        <w:rPr>
          <w:rFonts w:ascii="Arial" w:cs="Arial" w:eastAsia="Arial" w:hAnsi="Arial"/>
          <w:b w:val="1"/>
          <w:bCs w:val="1"/>
          <w:sz w:val="28"/>
          <w:szCs w:val="28"/>
          <w:rtl w:val="0"/>
        </w:rPr>
        <w:t xml:space="preserve">Purchase only:</w:t>
      </w:r>
      <w:r w:rsidDel="00000000" w:rsidR="00000000" w:rsidRPr="00000000">
        <w:rPr>
          <w:rFonts w:ascii="Arial" w:cs="Arial" w:eastAsia="Arial" w:hAnsi="Arial"/>
          <w:sz w:val="28"/>
          <w:szCs w:val="28"/>
          <w:rtl w:val="0"/>
        </w:rPr>
        <w:t xml:space="preserve"> Courses that exist in catalog on the website but not included in LA subscription </w:t>
      </w:r>
    </w:p>
    <w:p w:rsidR="00000000" w:rsidDel="00000000" w:rsidP="00000000" w:rsidRDefault="00000000" w:rsidRPr="00000000" w14:paraId="00000033">
      <w:pPr>
        <w:numPr>
          <w:ilvl w:val="0"/>
          <w:numId w:val="5"/>
        </w:numPr>
        <w:spacing w:before="0" w:beforeAutospacing="0"/>
        <w:ind w:left="720" w:hanging="360"/>
        <w:rPr>
          <w:sz w:val="14"/>
          <w:szCs w:val="14"/>
        </w:rPr>
      </w:pPr>
      <w:r w:rsidDel="00000000" w:rsidR="00000000" w:rsidRPr="00000000">
        <w:rPr>
          <w:rFonts w:ascii="Arial" w:cs="Arial" w:eastAsia="Arial" w:hAnsi="Arial"/>
          <w:b w:val="1"/>
          <w:bCs w:val="1"/>
          <w:sz w:val="28"/>
          <w:szCs w:val="28"/>
          <w:rtl w:val="0"/>
        </w:rPr>
        <w:t xml:space="preserve">Key variable:</w:t>
      </w:r>
      <w:r w:rsidDel="00000000" w:rsidR="00000000" w:rsidRPr="00000000">
        <w:rPr>
          <w:rFonts w:ascii="Arial" w:cs="Arial" w:eastAsia="Arial" w:hAnsi="Arial"/>
          <w:sz w:val="28"/>
          <w:szCs w:val="28"/>
          <w:rtl w:val="0"/>
        </w:rPr>
        <w:t xml:space="preserve"> Course length determines availability model</w:t>
      </w:r>
    </w:p>
    <w:p w:rsidR="00000000" w:rsidDel="00000000" w:rsidP="00000000" w:rsidRDefault="00000000" w:rsidRPr="00000000" w14:paraId="00000034">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Critical Questions:</w:t>
      </w:r>
      <w:r w:rsidDel="00000000" w:rsidR="00000000" w:rsidRPr="00000000">
        <w:rPr>
          <w:rtl w:val="0"/>
        </w:rPr>
      </w:r>
    </w:p>
    <w:p w:rsidR="00000000" w:rsidDel="00000000" w:rsidP="00000000" w:rsidRDefault="00000000" w:rsidRPr="00000000" w14:paraId="00000035">
      <w:pPr>
        <w:numPr>
          <w:ilvl w:val="0"/>
          <w:numId w:val="17"/>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What course identifier does D2L send when notifying Salesforce?</w:t>
      </w:r>
      <w:r w:rsidDel="00000000" w:rsidR="00000000" w:rsidRPr="00000000">
        <w:rPr>
          <w:rtl w:val="0"/>
        </w:rPr>
      </w:r>
    </w:p>
    <w:p w:rsidR="00000000" w:rsidDel="00000000" w:rsidP="00000000" w:rsidRDefault="00000000" w:rsidRPr="00000000" w14:paraId="00000036">
      <w:pPr>
        <w:numPr>
          <w:ilvl w:val="1"/>
          <w:numId w:val="17"/>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D2L Course ID (internal integer)?</w:t>
      </w:r>
    </w:p>
    <w:p w:rsidR="00000000" w:rsidDel="00000000" w:rsidP="00000000" w:rsidRDefault="00000000" w:rsidRPr="00000000" w14:paraId="00000037">
      <w:pPr>
        <w:numPr>
          <w:ilvl w:val="1"/>
          <w:numId w:val="17"/>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Course Code (text identifier)?</w:t>
      </w:r>
    </w:p>
    <w:p w:rsidR="00000000" w:rsidDel="00000000" w:rsidP="00000000" w:rsidRDefault="00000000" w:rsidRPr="00000000" w14:paraId="00000038">
      <w:pPr>
        <w:numPr>
          <w:ilvl w:val="1"/>
          <w:numId w:val="17"/>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Org Unit ID (if course = org unit)?Course Name?</w:t>
      </w:r>
    </w:p>
    <w:p w:rsidR="00000000" w:rsidDel="00000000" w:rsidP="00000000" w:rsidRDefault="00000000" w:rsidRPr="00000000" w14:paraId="00000039">
      <w:pPr>
        <w:numPr>
          <w:ilvl w:val="1"/>
          <w:numId w:val="17"/>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Multiple identifiers available?</w:t>
      </w:r>
    </w:p>
    <w:p w:rsidR="00000000" w:rsidDel="00000000" w:rsidP="00000000" w:rsidRDefault="00000000" w:rsidRPr="00000000" w14:paraId="0000003A">
      <w:pPr>
        <w:numPr>
          <w:ilvl w:val="0"/>
          <w:numId w:val="17"/>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Is this identifier stable over time?</w:t>
      </w:r>
      <w:r w:rsidDel="00000000" w:rsidR="00000000" w:rsidRPr="00000000">
        <w:rPr>
          <w:rtl w:val="0"/>
        </w:rPr>
      </w:r>
    </w:p>
    <w:p w:rsidR="00000000" w:rsidDel="00000000" w:rsidP="00000000" w:rsidRDefault="00000000" w:rsidRPr="00000000" w14:paraId="0000003B">
      <w:pPr>
        <w:numPr>
          <w:ilvl w:val="1"/>
          <w:numId w:val="17"/>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If Carm's team updates course content, does ID change?</w:t>
      </w:r>
    </w:p>
    <w:p w:rsidR="00000000" w:rsidDel="00000000" w:rsidP="00000000" w:rsidRDefault="00000000" w:rsidRPr="00000000" w14:paraId="0000003C">
      <w:pPr>
        <w:numPr>
          <w:ilvl w:val="2"/>
          <w:numId w:val="17"/>
        </w:numPr>
        <w:spacing w:after="0" w:afterAutospacing="0" w:before="0" w:beforeAutospacing="0"/>
        <w:ind w:left="216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IDs don't change with course content updates. </w:t>
      </w:r>
    </w:p>
    <w:p w:rsidR="00000000" w:rsidDel="00000000" w:rsidP="00000000" w:rsidRDefault="00000000" w:rsidRPr="00000000" w14:paraId="0000003D">
      <w:pPr>
        <w:numPr>
          <w:ilvl w:val="1"/>
          <w:numId w:val="17"/>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If the course is copied/templated, does it get a new ID?</w:t>
      </w:r>
    </w:p>
    <w:p w:rsidR="00000000" w:rsidDel="00000000" w:rsidP="00000000" w:rsidRDefault="00000000" w:rsidRPr="00000000" w14:paraId="0000003E">
      <w:pPr>
        <w:numPr>
          <w:ilvl w:val="2"/>
          <w:numId w:val="17"/>
        </w:numPr>
        <w:spacing w:after="0" w:afterAutospacing="0" w:before="0" w:beforeAutospacing="0"/>
        <w:ind w:left="216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Yes</w:t>
      </w:r>
    </w:p>
    <w:p w:rsidR="00000000" w:rsidDel="00000000" w:rsidP="00000000" w:rsidRDefault="00000000" w:rsidRPr="00000000" w14:paraId="0000003F">
      <w:pPr>
        <w:numPr>
          <w:ilvl w:val="1"/>
          <w:numId w:val="17"/>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Can we rely on this ID for long-term mapping?</w:t>
      </w:r>
    </w:p>
    <w:p w:rsidR="00000000" w:rsidDel="00000000" w:rsidP="00000000" w:rsidRDefault="00000000" w:rsidRPr="00000000" w14:paraId="00000040">
      <w:pPr>
        <w:numPr>
          <w:ilvl w:val="2"/>
          <w:numId w:val="17"/>
        </w:numPr>
        <w:spacing w:before="0" w:beforeAutospacing="0"/>
        <w:ind w:left="216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It's required to map the enrollments to specific course offerings</w:t>
      </w:r>
    </w:p>
    <w:p w:rsidR="00000000" w:rsidDel="00000000" w:rsidP="00000000" w:rsidRDefault="00000000" w:rsidRPr="00000000" w14:paraId="00000041">
      <w:pPr>
        <w:numPr>
          <w:ilvl w:val="0"/>
          <w:numId w:val="17"/>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How do we get the initial list of courses in LA org unit?</w:t>
      </w:r>
      <w:r w:rsidDel="00000000" w:rsidR="00000000" w:rsidRPr="00000000">
        <w:rPr>
          <w:rtl w:val="0"/>
        </w:rPr>
      </w:r>
    </w:p>
    <w:p w:rsidR="00000000" w:rsidDel="00000000" w:rsidP="00000000" w:rsidRDefault="00000000" w:rsidRPr="00000000" w14:paraId="00000042">
      <w:pPr>
        <w:numPr>
          <w:ilvl w:val="1"/>
          <w:numId w:val="17"/>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API endpoint to query all courses in org unit 10992?</w:t>
      </w:r>
    </w:p>
    <w:p w:rsidR="00000000" w:rsidDel="00000000" w:rsidP="00000000" w:rsidRDefault="00000000" w:rsidRPr="00000000" w14:paraId="00000043">
      <w:pPr>
        <w:numPr>
          <w:ilvl w:val="1"/>
          <w:numId w:val="17"/>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Can Ben provide export/list of ~40 LA courses with IDs?</w:t>
      </w:r>
    </w:p>
    <w:p w:rsidR="00000000" w:rsidDel="00000000" w:rsidP="00000000" w:rsidRDefault="00000000" w:rsidRPr="00000000" w14:paraId="00000044">
      <w:pPr>
        <w:numPr>
          <w:ilvl w:val="1"/>
          <w:numId w:val="17"/>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Need this to pre-populate SF Course Offering mappings before launch</w:t>
      </w:r>
    </w:p>
    <w:p w:rsidR="00000000" w:rsidDel="00000000" w:rsidP="00000000" w:rsidRDefault="00000000" w:rsidRPr="00000000" w14:paraId="00000045">
      <w:pPr>
        <w:numPr>
          <w:ilvl w:val="0"/>
          <w:numId w:val="17"/>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What happens when new courses are added post-launch?</w:t>
      </w:r>
      <w:r w:rsidDel="00000000" w:rsidR="00000000" w:rsidRPr="00000000">
        <w:rPr>
          <w:rtl w:val="0"/>
        </w:rPr>
      </w:r>
    </w:p>
    <w:p w:rsidR="00000000" w:rsidDel="00000000" w:rsidP="00000000" w:rsidRDefault="00000000" w:rsidRPr="00000000" w14:paraId="00000046">
      <w:pPr>
        <w:numPr>
          <w:ilvl w:val="1"/>
          <w:numId w:val="17"/>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Carm creates new course in D2L (will happen regularly)</w:t>
      </w:r>
    </w:p>
    <w:p w:rsidR="00000000" w:rsidDel="00000000" w:rsidP="00000000" w:rsidRDefault="00000000" w:rsidRPr="00000000" w14:paraId="00000047">
      <w:pPr>
        <w:numPr>
          <w:ilvl w:val="1"/>
          <w:numId w:val="17"/>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Before it's linked in SF, user tries to enroll</w:t>
      </w:r>
    </w:p>
    <w:p w:rsidR="00000000" w:rsidDel="00000000" w:rsidP="00000000" w:rsidRDefault="00000000" w:rsidRPr="00000000" w14:paraId="00000048">
      <w:pPr>
        <w:numPr>
          <w:ilvl w:val="1"/>
          <w:numId w:val="17"/>
        </w:numPr>
        <w:spacing w:after="0" w:afterAutospacing="0" w:before="0" w:beforeAutospacing="0"/>
        <w:ind w:left="1440" w:hanging="360"/>
        <w:rPr>
          <w:sz w:val="14"/>
          <w:szCs w:val="14"/>
        </w:rPr>
      </w:pPr>
      <w:commentRangeStart w:id="2"/>
      <w:r w:rsidDel="00000000" w:rsidR="00000000" w:rsidRPr="00000000">
        <w:rPr>
          <w:rFonts w:ascii="Arial" w:cs="Arial" w:eastAsia="Arial" w:hAnsi="Arial"/>
          <w:sz w:val="28"/>
          <w:szCs w:val="28"/>
          <w:rtl w:val="0"/>
        </w:rPr>
        <w:t xml:space="preserve">What identifier does D2L send?</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9">
      <w:pPr>
        <w:numPr>
          <w:ilvl w:val="1"/>
          <w:numId w:val="17"/>
        </w:numPr>
        <w:spacing w:after="0" w:afterAutospacing="0" w:before="0" w:beforeAutospacing="0"/>
        <w:ind w:left="1440" w:hanging="360"/>
        <w:rPr>
          <w:sz w:val="14"/>
          <w:szCs w:val="14"/>
        </w:rPr>
      </w:pPr>
      <w:commentRangeStart w:id="3"/>
      <w:r w:rsidDel="00000000" w:rsidR="00000000" w:rsidRPr="00000000">
        <w:rPr>
          <w:rFonts w:ascii="Arial" w:cs="Arial" w:eastAsia="Arial" w:hAnsi="Arial"/>
          <w:sz w:val="28"/>
          <w:szCs w:val="28"/>
          <w:rtl w:val="0"/>
        </w:rPr>
        <w:t xml:space="preserve">How should SF handle the "unknown course" scenario?</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A">
      <w:pPr>
        <w:numPr>
          <w:ilvl w:val="1"/>
          <w:numId w:val="17"/>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Is there an error handling pattern we should follow?</w:t>
      </w:r>
    </w:p>
    <w:p w:rsidR="00000000" w:rsidDel="00000000" w:rsidP="00000000" w:rsidRDefault="00000000" w:rsidRPr="00000000" w14:paraId="0000004B">
      <w:pPr>
        <w:numPr>
          <w:ilvl w:val="0"/>
          <w:numId w:val="17"/>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For courses available in multiple ways (purchase AND LA):</w:t>
      </w:r>
      <w:r w:rsidDel="00000000" w:rsidR="00000000" w:rsidRPr="00000000">
        <w:rPr>
          <w:rtl w:val="0"/>
        </w:rPr>
      </w:r>
    </w:p>
    <w:p w:rsidR="00000000" w:rsidDel="00000000" w:rsidP="00000000" w:rsidRDefault="00000000" w:rsidRPr="00000000" w14:paraId="0000004C">
      <w:pPr>
        <w:numPr>
          <w:ilvl w:val="1"/>
          <w:numId w:val="17"/>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Same D2L course ID used for both purchase and subscription access?</w:t>
      </w:r>
    </w:p>
    <w:p w:rsidR="00000000" w:rsidDel="00000000" w:rsidP="00000000" w:rsidRDefault="00000000" w:rsidRPr="00000000" w14:paraId="0000004D">
      <w:pPr>
        <w:numPr>
          <w:ilvl w:val="1"/>
          <w:numId w:val="17"/>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Or separate course instances in D2L?</w:t>
      </w:r>
    </w:p>
    <w:p w:rsidR="00000000" w:rsidDel="00000000" w:rsidP="00000000" w:rsidRDefault="00000000" w:rsidRPr="00000000" w14:paraId="0000004E">
      <w:pPr>
        <w:numPr>
          <w:ilvl w:val="1"/>
          <w:numId w:val="17"/>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How do we distinguish enrollment source (purchased vs subscription) if needed?</w:t>
      </w:r>
    </w:p>
    <w:p w:rsidR="00000000" w:rsidDel="00000000" w:rsidP="00000000" w:rsidRDefault="00000000" w:rsidRPr="00000000" w14:paraId="0000004F">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Why This Is Critical:</w:t>
      </w:r>
      <w:r w:rsidDel="00000000" w:rsidR="00000000" w:rsidRPr="00000000">
        <w:rPr>
          <w:rtl w:val="0"/>
        </w:rPr>
      </w:r>
    </w:p>
    <w:p w:rsidR="00000000" w:rsidDel="00000000" w:rsidP="00000000" w:rsidRDefault="00000000" w:rsidRPr="00000000" w14:paraId="00000050">
      <w:pPr>
        <w:numPr>
          <w:ilvl w:val="0"/>
          <w:numId w:val="23"/>
        </w:numPr>
        <w:spacing w:after="0" w:afterAutospacing="0"/>
        <w:ind w:left="720" w:hanging="360"/>
        <w:rPr>
          <w:sz w:val="14"/>
          <w:szCs w:val="14"/>
        </w:rPr>
      </w:pPr>
      <w:r w:rsidDel="00000000" w:rsidR="00000000" w:rsidRPr="00000000">
        <w:rPr>
          <w:rFonts w:ascii="Arial" w:cs="Arial" w:eastAsia="Arial" w:hAnsi="Arial"/>
          <w:sz w:val="28"/>
          <w:szCs w:val="28"/>
          <w:rtl w:val="0"/>
        </w:rPr>
        <w:t xml:space="preserve">Cannot create Course Connection records without course mapping</w:t>
      </w:r>
    </w:p>
    <w:p w:rsidR="00000000" w:rsidDel="00000000" w:rsidP="00000000" w:rsidRDefault="00000000" w:rsidRPr="00000000" w14:paraId="00000051">
      <w:pPr>
        <w:numPr>
          <w:ilvl w:val="0"/>
          <w:numId w:val="23"/>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Error handling needed for new courses not yet linked</w:t>
      </w:r>
    </w:p>
    <w:p w:rsidR="00000000" w:rsidDel="00000000" w:rsidP="00000000" w:rsidRDefault="00000000" w:rsidRPr="00000000" w14:paraId="00000052">
      <w:pPr>
        <w:numPr>
          <w:ilvl w:val="0"/>
          <w:numId w:val="23"/>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Reporting requires accurate course identification</w:t>
      </w:r>
    </w:p>
    <w:p w:rsidR="00000000" w:rsidDel="00000000" w:rsidP="00000000" w:rsidRDefault="00000000" w:rsidRPr="00000000" w14:paraId="00000053">
      <w:pPr>
        <w:numPr>
          <w:ilvl w:val="0"/>
          <w:numId w:val="23"/>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Manual setup process must be documented for ongoing operations</w:t>
      </w:r>
    </w:p>
    <w:p w:rsidR="00000000" w:rsidDel="00000000" w:rsidP="00000000" w:rsidRDefault="00000000" w:rsidRPr="00000000" w14:paraId="00000054">
      <w:pPr>
        <w:numPr>
          <w:ilvl w:val="0"/>
          <w:numId w:val="23"/>
        </w:numPr>
        <w:spacing w:before="0" w:beforeAutospacing="0"/>
        <w:ind w:left="720" w:hanging="360"/>
        <w:rPr>
          <w:sz w:val="14"/>
          <w:szCs w:val="14"/>
        </w:rPr>
      </w:pPr>
      <w:r w:rsidDel="00000000" w:rsidR="00000000" w:rsidRPr="00000000">
        <w:rPr>
          <w:rFonts w:ascii="Arial" w:cs="Arial" w:eastAsia="Arial" w:hAnsi="Arial"/>
          <w:sz w:val="28"/>
          <w:szCs w:val="28"/>
          <w:rtl w:val="0"/>
        </w:rPr>
        <w:t xml:space="preserve">DevPixel needs to know data structure to build sync logic</w:t>
      </w:r>
    </w:p>
    <w:p w:rsidR="00000000" w:rsidDel="00000000" w:rsidP="00000000" w:rsidRDefault="00000000" w:rsidRPr="00000000" w14:paraId="00000055">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What We Need:</w:t>
      </w:r>
      <w:r w:rsidDel="00000000" w:rsidR="00000000" w:rsidRPr="00000000">
        <w:rPr>
          <w:rFonts w:ascii="Arial" w:cs="Arial" w:eastAsia="Arial" w:hAnsi="Arial"/>
          <w:sz w:val="28"/>
          <w:szCs w:val="28"/>
          <w:rtl w:val="0"/>
        </w:rPr>
        <w:t xml:space="preserve"> • Explanation of D2L's course identification system • Recommended identifier to use for SF mapping (most stable/reliable) • List of initial ~40 LA courses with their D2L identifiers • API endpoint to query courses within org unit • Best practices for handling new courses and maintaining mappings over time • Clarification on whether purchased vs subscription courses are separate instances</w:t>
      </w:r>
    </w:p>
    <w:p w:rsidR="00000000" w:rsidDel="00000000" w:rsidP="00000000" w:rsidRDefault="00000000" w:rsidRPr="00000000" w14:paraId="00000056">
      <w:pPr>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rPr>
          <w:rFonts w:ascii="Arial" w:cs="Arial" w:eastAsia="Arial" w:hAnsi="Arial"/>
          <w:sz w:val="20"/>
          <w:szCs w:val="20"/>
          <w:shd w:fill="ff9900" w:val="clear"/>
        </w:rPr>
      </w:pPr>
      <w:bookmarkStart w:colFirst="0" w:colLast="0" w:name="_moysatxz8zjg" w:id="4"/>
      <w:bookmarkEnd w:id="4"/>
      <w:r w:rsidDel="00000000" w:rsidR="00000000" w:rsidRPr="00000000">
        <w:rPr>
          <w:rFonts w:ascii="Arial" w:cs="Arial" w:eastAsia="Arial" w:hAnsi="Arial"/>
          <w:sz w:val="20"/>
          <w:szCs w:val="20"/>
          <w:shd w:fill="ff9900" w:val="clear"/>
          <w:rtl w:val="0"/>
        </w:rPr>
        <w:t xml:space="preserve">Question 3: Multiple Org Unit Landing Page Behavior [CRITICAL PRIORITY]</w:t>
      </w:r>
    </w:p>
    <w:p w:rsidR="00000000" w:rsidDel="00000000" w:rsidP="00000000" w:rsidRDefault="00000000" w:rsidRPr="00000000" w14:paraId="00000058">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Context:</w:t>
      </w:r>
      <w:r w:rsidDel="00000000" w:rsidR="00000000" w:rsidRPr="00000000">
        <w:rPr>
          <w:rFonts w:ascii="Arial" w:cs="Arial" w:eastAsia="Arial" w:hAnsi="Arial"/>
          <w:sz w:val="28"/>
          <w:szCs w:val="28"/>
          <w:rtl w:val="0"/>
        </w:rPr>
        <w:t xml:space="preserve"> From previous call with Ben, we know landing pages work by org unit TYPE, not individual IDs. Need to confirm edge cases.</w:t>
      </w:r>
    </w:p>
    <w:p w:rsidR="00000000" w:rsidDel="00000000" w:rsidP="00000000" w:rsidRDefault="00000000" w:rsidRPr="00000000" w14:paraId="00000059">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Scenario to Confirm:</w:t>
      </w:r>
      <w:r w:rsidDel="00000000" w:rsidR="00000000" w:rsidRPr="00000000">
        <w:rPr>
          <w:rtl w:val="0"/>
        </w:rPr>
      </w:r>
    </w:p>
    <w:p w:rsidR="00000000" w:rsidDel="00000000" w:rsidP="00000000" w:rsidRDefault="00000000" w:rsidRPr="00000000" w14:paraId="0000005A">
      <w:pPr>
        <w:numPr>
          <w:ilvl w:val="0"/>
          <w:numId w:val="6"/>
        </w:numPr>
        <w:spacing w:after="0" w:afterAutospacing="0"/>
        <w:ind w:left="720" w:hanging="360"/>
        <w:rPr>
          <w:sz w:val="14"/>
          <w:szCs w:val="14"/>
        </w:rPr>
      </w:pPr>
      <w:r w:rsidDel="00000000" w:rsidR="00000000" w:rsidRPr="00000000">
        <w:rPr>
          <w:rFonts w:ascii="Arial" w:cs="Arial" w:eastAsia="Arial" w:hAnsi="Arial"/>
          <w:sz w:val="28"/>
          <w:szCs w:val="28"/>
          <w:rtl w:val="0"/>
        </w:rPr>
        <w:t xml:space="preserve">User enrolled in org unit 10992 (Type: Department, for LA Individual)</w:t>
      </w:r>
    </w:p>
    <w:p w:rsidR="00000000" w:rsidDel="00000000" w:rsidP="00000000" w:rsidRDefault="00000000" w:rsidRPr="00000000" w14:paraId="0000005B">
      <w:pPr>
        <w:numPr>
          <w:ilvl w:val="0"/>
          <w:numId w:val="6"/>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User also enrolled in district org unit 15000 (Type: Department, for District ABC)</w:t>
      </w:r>
    </w:p>
    <w:p w:rsidR="00000000" w:rsidDel="00000000" w:rsidP="00000000" w:rsidRDefault="00000000" w:rsidRPr="00000000" w14:paraId="0000005C">
      <w:pPr>
        <w:numPr>
          <w:ilvl w:val="0"/>
          <w:numId w:val="6"/>
        </w:numPr>
        <w:spacing w:before="0" w:beforeAutospacing="0"/>
        <w:ind w:left="720" w:hanging="360"/>
        <w:rPr>
          <w:sz w:val="14"/>
          <w:szCs w:val="14"/>
        </w:rPr>
      </w:pPr>
      <w:r w:rsidDel="00000000" w:rsidR="00000000" w:rsidRPr="00000000">
        <w:rPr>
          <w:rFonts w:ascii="Arial" w:cs="Arial" w:eastAsia="Arial" w:hAnsi="Arial"/>
          <w:sz w:val="28"/>
          <w:szCs w:val="28"/>
          <w:rtl w:val="0"/>
        </w:rPr>
        <w:t xml:space="preserve">Both are same TYPE (Department)</w:t>
      </w:r>
    </w:p>
    <w:p w:rsidR="00000000" w:rsidDel="00000000" w:rsidP="00000000" w:rsidRDefault="00000000" w:rsidRPr="00000000" w14:paraId="0000005D">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Questions:</w:t>
      </w:r>
      <w:r w:rsidDel="00000000" w:rsidR="00000000" w:rsidRPr="00000000">
        <w:rPr>
          <w:rtl w:val="0"/>
        </w:rPr>
      </w:r>
    </w:p>
    <w:p w:rsidR="00000000" w:rsidDel="00000000" w:rsidP="00000000" w:rsidRDefault="00000000" w:rsidRPr="00000000" w14:paraId="0000005E">
      <w:pPr>
        <w:numPr>
          <w:ilvl w:val="0"/>
          <w:numId w:val="18"/>
        </w:numPr>
        <w:spacing w:after="120" w:afterAutospacing="0"/>
        <w:ind w:left="720" w:hanging="360"/>
        <w:rPr>
          <w:sz w:val="14"/>
          <w:szCs w:val="14"/>
        </w:rPr>
      </w:pPr>
      <w:r w:rsidDel="00000000" w:rsidR="00000000" w:rsidRPr="00000000">
        <w:rPr>
          <w:rFonts w:ascii="Arial" w:cs="Arial" w:eastAsia="Arial" w:hAnsi="Arial"/>
          <w:sz w:val="28"/>
          <w:szCs w:val="28"/>
          <w:rtl w:val="0"/>
        </w:rPr>
        <w:t xml:space="preserve">What landing page does user see when they log in?</w:t>
      </w:r>
    </w:p>
    <w:p w:rsidR="00000000" w:rsidDel="00000000" w:rsidP="00000000" w:rsidRDefault="00000000" w:rsidRPr="00000000" w14:paraId="0000005F">
      <w:pPr>
        <w:numPr>
          <w:ilvl w:val="1"/>
          <w:numId w:val="18"/>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Defaults to main org 6606 page?</w:t>
      </w:r>
    </w:p>
    <w:p w:rsidR="00000000" w:rsidDel="00000000" w:rsidP="00000000" w:rsidRDefault="00000000" w:rsidRPr="00000000" w14:paraId="00000060">
      <w:pPr>
        <w:numPr>
          <w:ilvl w:val="1"/>
          <w:numId w:val="18"/>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Shows most recent enrollment?</w:t>
      </w:r>
    </w:p>
    <w:p w:rsidR="00000000" w:rsidDel="00000000" w:rsidP="00000000" w:rsidRDefault="00000000" w:rsidRPr="00000000" w14:paraId="00000061">
      <w:pPr>
        <w:numPr>
          <w:ilvl w:val="1"/>
          <w:numId w:val="18"/>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Configurable priority?</w:t>
      </w:r>
    </w:p>
    <w:p w:rsidR="00000000" w:rsidDel="00000000" w:rsidP="00000000" w:rsidRDefault="00000000" w:rsidRPr="00000000" w14:paraId="00000062">
      <w:pPr>
        <w:numPr>
          <w:ilvl w:val="0"/>
          <w:numId w:val="18"/>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How does MyOrg widget work?</w:t>
      </w:r>
      <w:r w:rsidDel="00000000" w:rsidR="00000000" w:rsidRPr="00000000">
        <w:rPr>
          <w:rtl w:val="0"/>
        </w:rPr>
      </w:r>
    </w:p>
    <w:p w:rsidR="00000000" w:rsidDel="00000000" w:rsidP="00000000" w:rsidRDefault="00000000" w:rsidRPr="00000000" w14:paraId="00000063">
      <w:pPr>
        <w:numPr>
          <w:ilvl w:val="1"/>
          <w:numId w:val="18"/>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Shows list of all org units user is enrolled in?</w:t>
      </w:r>
    </w:p>
    <w:p w:rsidR="00000000" w:rsidDel="00000000" w:rsidP="00000000" w:rsidRDefault="00000000" w:rsidRPr="00000000" w14:paraId="00000064">
      <w:pPr>
        <w:numPr>
          <w:ilvl w:val="1"/>
          <w:numId w:val="18"/>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User clicks to navigate between them?</w:t>
      </w:r>
    </w:p>
    <w:p w:rsidR="00000000" w:rsidDel="00000000" w:rsidP="00000000" w:rsidRDefault="00000000" w:rsidRPr="00000000" w14:paraId="00000065">
      <w:pPr>
        <w:numPr>
          <w:ilvl w:val="1"/>
          <w:numId w:val="18"/>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Is this automatic or requires configuration?</w:t>
      </w:r>
    </w:p>
    <w:p w:rsidR="00000000" w:rsidDel="00000000" w:rsidP="00000000" w:rsidRDefault="00000000" w:rsidRPr="00000000" w14:paraId="00000066">
      <w:pPr>
        <w:numPr>
          <w:ilvl w:val="0"/>
          <w:numId w:val="18"/>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Transfer pattern validation:</w:t>
      </w:r>
      <w:r w:rsidDel="00000000" w:rsidR="00000000" w:rsidRPr="00000000">
        <w:rPr>
          <w:rtl w:val="0"/>
        </w:rPr>
      </w:r>
    </w:p>
    <w:p w:rsidR="00000000" w:rsidDel="00000000" w:rsidP="00000000" w:rsidRDefault="00000000" w:rsidRPr="00000000" w14:paraId="00000067">
      <w:pPr>
        <w:numPr>
          <w:ilvl w:val="1"/>
          <w:numId w:val="18"/>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Our design: When moving from individual to district, DELETE from 10992 then POST to district org</w:t>
      </w:r>
    </w:p>
    <w:p w:rsidR="00000000" w:rsidDel="00000000" w:rsidP="00000000" w:rsidRDefault="00000000" w:rsidRPr="00000000" w14:paraId="00000068">
      <w:pPr>
        <w:numPr>
          <w:ilvl w:val="1"/>
          <w:numId w:val="18"/>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Confirms this prevents landing page conflict?</w:t>
      </w:r>
    </w:p>
    <w:p w:rsidR="00000000" w:rsidDel="00000000" w:rsidP="00000000" w:rsidRDefault="00000000" w:rsidRPr="00000000" w14:paraId="00000069">
      <w:pPr>
        <w:numPr>
          <w:ilvl w:val="1"/>
          <w:numId w:val="18"/>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Any other considerations?</w:t>
      </w:r>
    </w:p>
    <w:p w:rsidR="00000000" w:rsidDel="00000000" w:rsidP="00000000" w:rsidRDefault="00000000" w:rsidRPr="00000000" w14:paraId="0000006A">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Why This Matters:</w:t>
      </w:r>
      <w:r w:rsidDel="00000000" w:rsidR="00000000" w:rsidRPr="00000000">
        <w:rPr>
          <w:rtl w:val="0"/>
        </w:rPr>
      </w:r>
    </w:p>
    <w:p w:rsidR="00000000" w:rsidDel="00000000" w:rsidP="00000000" w:rsidRDefault="00000000" w:rsidRPr="00000000" w14:paraId="0000006B">
      <w:pPr>
        <w:numPr>
          <w:ilvl w:val="0"/>
          <w:numId w:val="2"/>
        </w:numPr>
        <w:spacing w:after="0" w:afterAutospacing="0"/>
        <w:ind w:left="720" w:hanging="360"/>
        <w:rPr>
          <w:sz w:val="14"/>
          <w:szCs w:val="14"/>
        </w:rPr>
      </w:pPr>
      <w:r w:rsidDel="00000000" w:rsidR="00000000" w:rsidRPr="00000000">
        <w:rPr>
          <w:rFonts w:ascii="Arial" w:cs="Arial" w:eastAsia="Arial" w:hAnsi="Arial"/>
          <w:sz w:val="28"/>
          <w:szCs w:val="28"/>
          <w:rtl w:val="0"/>
        </w:rPr>
        <w:t xml:space="preserve">Validates our learner journey design</w:t>
      </w:r>
    </w:p>
    <w:p w:rsidR="00000000" w:rsidDel="00000000" w:rsidP="00000000" w:rsidRDefault="00000000" w:rsidRPr="00000000" w14:paraId="0000006C">
      <w:pPr>
        <w:numPr>
          <w:ilvl w:val="0"/>
          <w:numId w:val="2"/>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Confirms transfer pattern is necessary</w:t>
      </w:r>
    </w:p>
    <w:p w:rsidR="00000000" w:rsidDel="00000000" w:rsidP="00000000" w:rsidRDefault="00000000" w:rsidRPr="00000000" w14:paraId="0000006D">
      <w:pPr>
        <w:numPr>
          <w:ilvl w:val="0"/>
          <w:numId w:val="2"/>
        </w:numPr>
        <w:spacing w:before="0" w:beforeAutospacing="0"/>
        <w:ind w:left="720" w:hanging="360"/>
        <w:rPr>
          <w:sz w:val="14"/>
          <w:szCs w:val="14"/>
        </w:rPr>
      </w:pPr>
      <w:r w:rsidDel="00000000" w:rsidR="00000000" w:rsidRPr="00000000">
        <w:rPr>
          <w:rFonts w:ascii="Arial" w:cs="Arial" w:eastAsia="Arial" w:hAnsi="Arial"/>
          <w:sz w:val="28"/>
          <w:szCs w:val="28"/>
          <w:rtl w:val="0"/>
        </w:rPr>
        <w:t xml:space="preserve">User experience impact</w:t>
      </w:r>
    </w:p>
    <w:p w:rsidR="00000000" w:rsidDel="00000000" w:rsidP="00000000" w:rsidRDefault="00000000" w:rsidRPr="00000000" w14:paraId="0000006E">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What We Need:</w:t>
      </w:r>
      <w:r w:rsidDel="00000000" w:rsidR="00000000" w:rsidRPr="00000000">
        <w:rPr>
          <w:rFonts w:ascii="Arial" w:cs="Arial" w:eastAsia="Arial" w:hAnsi="Arial"/>
          <w:sz w:val="28"/>
          <w:szCs w:val="28"/>
          <w:rtl w:val="0"/>
        </w:rPr>
        <w:t xml:space="preserve"> • Confirmation of landing page behavior with multiple department enrollments • MyOrg widget behavior and configuration • Validation of transfer pattern approach</w:t>
      </w:r>
    </w:p>
    <w:p w:rsidR="00000000" w:rsidDel="00000000" w:rsidP="00000000" w:rsidRDefault="00000000" w:rsidRPr="00000000" w14:paraId="0000006F">
      <w:pPr>
        <w:pStyle w:val="Heading3"/>
        <w:rPr>
          <w:rFonts w:ascii="Arial" w:cs="Arial" w:eastAsia="Arial" w:hAnsi="Arial"/>
          <w:sz w:val="24"/>
          <w:szCs w:val="24"/>
        </w:rPr>
      </w:pPr>
      <w:bookmarkStart w:colFirst="0" w:colLast="0" w:name="_c82ib72t9xvv" w:id="5"/>
      <w:bookmarkEnd w:id="5"/>
      <w:r w:rsidDel="00000000" w:rsidR="00000000" w:rsidRPr="00000000">
        <w:rPr>
          <w:rFonts w:ascii="Arial Unicode MS" w:cs="Arial Unicode MS" w:eastAsia="Arial Unicode MS" w:hAnsi="Arial Unicode MS"/>
          <w:sz w:val="24"/>
          <w:szCs w:val="24"/>
          <w:rtl w:val="0"/>
        </w:rPr>
        <w:t xml:space="preserve">Question 4: D2L → Salesforce Data Flow Pattern [BLOCKER]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9900ff"/>
          <w:rtl w:val="0"/>
        </w:rPr>
        <w:t xml:space="preserve">INTERNAL</w:t>
      </w:r>
      <w:r w:rsidDel="00000000" w:rsidR="00000000" w:rsidRPr="00000000">
        <w:rPr>
          <w:rtl w:val="0"/>
        </w:rPr>
      </w:r>
    </w:p>
    <w:p w:rsidR="00000000" w:rsidDel="00000000" w:rsidP="00000000" w:rsidRDefault="00000000" w:rsidRPr="00000000" w14:paraId="00000070">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Context:</w:t>
      </w:r>
      <w:r w:rsidDel="00000000" w:rsidR="00000000" w:rsidRPr="00000000">
        <w:rPr>
          <w:rFonts w:ascii="Arial" w:cs="Arial" w:eastAsia="Arial" w:hAnsi="Arial"/>
          <w:sz w:val="28"/>
          <w:szCs w:val="28"/>
          <w:rtl w:val="0"/>
        </w:rPr>
        <w:t xml:space="preserve"> We have workflows TODAY where D2L notifies Salesforce of course completions (for Badgr badge issuance and other internal workflows). We need to understand this pattern and whether we can reuse it for Learning Academy enrollment tracking.</w:t>
      </w:r>
    </w:p>
    <w:p w:rsidR="00000000" w:rsidDel="00000000" w:rsidP="00000000" w:rsidRDefault="00000000" w:rsidRPr="00000000" w14:paraId="00000071">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Current Production Workflow (Badgr Badges):</w:t>
      </w:r>
      <w:r w:rsidDel="00000000" w:rsidR="00000000" w:rsidRPr="00000000">
        <w:rPr>
          <w:rtl w:val="0"/>
        </w:rPr>
      </w:r>
    </w:p>
    <w:p w:rsidR="00000000" w:rsidDel="00000000" w:rsidP="00000000" w:rsidRDefault="00000000" w:rsidRPr="00000000" w14:paraId="00000072">
      <w:pPr>
        <w:numPr>
          <w:ilvl w:val="0"/>
          <w:numId w:val="14"/>
        </w:numPr>
        <w:spacing w:after="0" w:afterAutospacing="0"/>
        <w:ind w:left="720" w:hanging="360"/>
        <w:rPr>
          <w:sz w:val="14"/>
          <w:szCs w:val="14"/>
        </w:rPr>
      </w:pPr>
      <w:r w:rsidDel="00000000" w:rsidR="00000000" w:rsidRPr="00000000">
        <w:rPr>
          <w:rFonts w:ascii="Arial" w:cs="Arial" w:eastAsia="Arial" w:hAnsi="Arial"/>
          <w:sz w:val="28"/>
          <w:szCs w:val="28"/>
          <w:rtl w:val="0"/>
        </w:rPr>
        <w:t xml:space="preserve">User completes course in D2L</w:t>
      </w:r>
    </w:p>
    <w:p w:rsidR="00000000" w:rsidDel="00000000" w:rsidP="00000000" w:rsidRDefault="00000000" w:rsidRPr="00000000" w14:paraId="00000073">
      <w:pPr>
        <w:numPr>
          <w:ilvl w:val="0"/>
          <w:numId w:val="14"/>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D2L tells Salesforce about completion. The course connection record completion status is updated to Complete</w:t>
      </w:r>
    </w:p>
    <w:p w:rsidR="00000000" w:rsidDel="00000000" w:rsidP="00000000" w:rsidRDefault="00000000" w:rsidRPr="00000000" w14:paraId="00000074">
      <w:pPr>
        <w:numPr>
          <w:ilvl w:val="1"/>
          <w:numId w:val="14"/>
        </w:numPr>
        <w:spacing w:after="0" w:afterAutospacing="0" w:before="0" w:beforeAutospacing="0"/>
        <w:ind w:left="1440" w:hanging="360"/>
        <w:rPr>
          <w:sz w:val="28"/>
          <w:szCs w:val="28"/>
        </w:rPr>
      </w:pPr>
      <w:r w:rsidDel="00000000" w:rsidR="00000000" w:rsidRPr="00000000">
        <w:rPr>
          <w:rFonts w:ascii="Arial" w:cs="Arial" w:eastAsia="Arial" w:hAnsi="Arial"/>
          <w:sz w:val="28"/>
          <w:szCs w:val="28"/>
          <w:rtl w:val="0"/>
        </w:rPr>
        <w:t xml:space="preserve">Criteria:</w:t>
      </w:r>
    </w:p>
    <w:p w:rsidR="00000000" w:rsidDel="00000000" w:rsidP="00000000" w:rsidRDefault="00000000" w:rsidRPr="00000000" w14:paraId="00000075">
      <w:pPr>
        <w:numPr>
          <w:ilvl w:val="2"/>
          <w:numId w:val="14"/>
        </w:numPr>
        <w:spacing w:after="0" w:afterAutospacing="0" w:before="0" w:beforeAutospacing="0"/>
        <w:ind w:left="2160" w:hanging="360"/>
        <w:rPr>
          <w:sz w:val="28"/>
          <w:szCs w:val="28"/>
        </w:rPr>
      </w:pPr>
      <w:r w:rsidDel="00000000" w:rsidR="00000000" w:rsidRPr="00000000">
        <w:rPr>
          <w:rFonts w:ascii="Arial" w:cs="Arial" w:eastAsia="Arial" w:hAnsi="Arial"/>
          <w:sz w:val="28"/>
          <w:szCs w:val="28"/>
          <w:rtl w:val="0"/>
        </w:rPr>
        <w:t xml:space="preserve">Release condition on the course offering level in D2L. Issue of award type= Certificate</w:t>
      </w:r>
    </w:p>
    <w:p w:rsidR="00000000" w:rsidDel="00000000" w:rsidP="00000000" w:rsidRDefault="00000000" w:rsidRPr="00000000" w14:paraId="00000076">
      <w:pPr>
        <w:numPr>
          <w:ilvl w:val="2"/>
          <w:numId w:val="14"/>
        </w:numPr>
        <w:spacing w:after="0" w:afterAutospacing="0" w:before="0" w:beforeAutospacing="0"/>
        <w:ind w:left="2160" w:hanging="360"/>
        <w:rPr>
          <w:sz w:val="28"/>
          <w:szCs w:val="28"/>
        </w:rPr>
      </w:pPr>
      <w:r w:rsidDel="00000000" w:rsidR="00000000" w:rsidRPr="00000000">
        <w:rPr>
          <w:rFonts w:ascii="Arial" w:cs="Arial" w:eastAsia="Arial" w:hAnsi="Arial"/>
          <w:sz w:val="28"/>
          <w:szCs w:val="28"/>
          <w:rtl w:val="0"/>
        </w:rPr>
        <w:t xml:space="preserve">Brightspace Awards API</w:t>
      </w:r>
    </w:p>
    <w:p w:rsidR="00000000" w:rsidDel="00000000" w:rsidP="00000000" w:rsidRDefault="00000000" w:rsidRPr="00000000" w14:paraId="00000077">
      <w:pPr>
        <w:numPr>
          <w:ilvl w:val="3"/>
          <w:numId w:val="14"/>
        </w:numPr>
        <w:spacing w:after="0" w:before="0" w:lineRule="auto"/>
        <w:ind w:left="2880" w:hanging="360"/>
      </w:pPr>
      <w:hyperlink r:id="rId7">
        <w:r w:rsidDel="00000000" w:rsidR="00000000" w:rsidRPr="00000000">
          <w:rPr>
            <w:rFonts w:ascii="Arial" w:cs="Arial" w:eastAsia="Arial" w:hAnsi="Arial"/>
            <w:sz w:val="22"/>
            <w:szCs w:val="22"/>
            <w:u w:val="single"/>
            <w:rtl w:val="0"/>
          </w:rPr>
          <w:t xml:space="preserve">https://documentation.brightspace.com/EN/le/awards/learner/about_my_awards.htm</w:t>
        </w:r>
      </w:hyperlink>
      <w:r w:rsidDel="00000000" w:rsidR="00000000" w:rsidRPr="00000000">
        <w:rPr>
          <w:rFonts w:ascii="Arial" w:cs="Arial" w:eastAsia="Arial" w:hAnsi="Arial"/>
          <w:sz w:val="22"/>
          <w:szCs w:val="22"/>
          <w:rtl w:val="0"/>
        </w:rPr>
        <w:t xml:space="preserve">l</w:t>
      </w:r>
    </w:p>
    <w:p w:rsidR="00000000" w:rsidDel="00000000" w:rsidP="00000000" w:rsidRDefault="00000000" w:rsidRPr="00000000" w14:paraId="00000078">
      <w:pPr>
        <w:numPr>
          <w:ilvl w:val="3"/>
          <w:numId w:val="14"/>
        </w:numPr>
        <w:spacing w:after="0" w:before="0" w:lineRule="auto"/>
        <w:ind w:left="2880" w:hanging="360"/>
      </w:pPr>
      <w:hyperlink r:id="rId8">
        <w:r w:rsidDel="00000000" w:rsidR="00000000" w:rsidRPr="00000000">
          <w:rPr>
            <w:rFonts w:ascii="Arial" w:cs="Arial" w:eastAsia="Arial" w:hAnsi="Arial"/>
            <w:sz w:val="22"/>
            <w:szCs w:val="22"/>
            <w:u w:val="single"/>
            <w:rtl w:val="0"/>
          </w:rPr>
          <w:t xml:space="preserve">https://docs.valence.desire2learn.com/res/awards.html#issuedaward</w:t>
        </w:r>
      </w:hyperlink>
      <w:r w:rsidDel="00000000" w:rsidR="00000000" w:rsidRPr="00000000">
        <w:rPr>
          <w:rtl w:val="0"/>
        </w:rPr>
      </w:r>
    </w:p>
    <w:p w:rsidR="00000000" w:rsidDel="00000000" w:rsidP="00000000" w:rsidRDefault="00000000" w:rsidRPr="00000000" w14:paraId="00000079">
      <w:pPr>
        <w:numPr>
          <w:ilvl w:val="3"/>
          <w:numId w:val="14"/>
        </w:numPr>
        <w:spacing w:after="0" w:afterAutospacing="0" w:before="0" w:lineRule="auto"/>
        <w:ind w:left="2880" w:hanging="360"/>
      </w:pPr>
      <w:hyperlink r:id="rId9">
        <w:r w:rsidDel="00000000" w:rsidR="00000000" w:rsidRPr="00000000">
          <w:rPr>
            <w:rFonts w:ascii="Arial" w:cs="Arial" w:eastAsia="Arial" w:hAnsi="Arial"/>
            <w:color w:val="1155cc"/>
            <w:sz w:val="22"/>
            <w:szCs w:val="22"/>
            <w:u w:val="single"/>
            <w:rtl w:val="0"/>
          </w:rPr>
          <w:t xml:space="preserve">https://community.brightspace.com/s/article/How-to-get-started-with-Awards-API</w:t>
        </w:r>
      </w:hyperlink>
      <w:r w:rsidDel="00000000" w:rsidR="00000000" w:rsidRPr="00000000">
        <w:rPr>
          <w:rtl w:val="0"/>
        </w:rPr>
      </w:r>
    </w:p>
    <w:p w:rsidR="00000000" w:rsidDel="00000000" w:rsidP="00000000" w:rsidRDefault="00000000" w:rsidRPr="00000000" w14:paraId="0000007A">
      <w:pPr>
        <w:numPr>
          <w:ilvl w:val="0"/>
          <w:numId w:val="14"/>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Salesforce tells Badgr to issue badge [via SF Attributes object]</w:t>
      </w:r>
    </w:p>
    <w:p w:rsidR="00000000" w:rsidDel="00000000" w:rsidP="00000000" w:rsidRDefault="00000000" w:rsidRPr="00000000" w14:paraId="0000007B">
      <w:pPr>
        <w:numPr>
          <w:ilvl w:val="0"/>
          <w:numId w:val="14"/>
        </w:numPr>
        <w:spacing w:before="0" w:beforeAutospacing="0"/>
        <w:ind w:left="720" w:hanging="360"/>
        <w:rPr>
          <w:sz w:val="14"/>
          <w:szCs w:val="14"/>
        </w:rPr>
      </w:pPr>
      <w:commentRangeStart w:id="4"/>
      <w:r w:rsidDel="00000000" w:rsidR="00000000" w:rsidRPr="00000000">
        <w:rPr>
          <w:rFonts w:ascii="Arial" w:cs="Arial" w:eastAsia="Arial" w:hAnsi="Arial"/>
          <w:b w:val="1"/>
          <w:bCs w:val="1"/>
          <w:sz w:val="28"/>
          <w:szCs w:val="28"/>
          <w:rtl w:val="0"/>
        </w:rPr>
        <w:t xml:space="preserve">This happens without polling - appears real-time or near real-time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7C">
      <w:pPr>
        <w:rPr>
          <w:rFonts w:ascii="Arial" w:cs="Arial" w:eastAsia="Arial" w:hAnsi="Arial"/>
          <w:sz w:val="28"/>
          <w:szCs w:val="28"/>
        </w:rPr>
      </w:pPr>
      <w:commentRangeStart w:id="5"/>
      <w:r w:rsidDel="00000000" w:rsidR="00000000" w:rsidRPr="00000000">
        <w:rPr>
          <w:rFonts w:ascii="Arial" w:cs="Arial" w:eastAsia="Arial" w:hAnsi="Arial"/>
          <w:b w:val="1"/>
          <w:bCs w:val="1"/>
          <w:sz w:val="28"/>
          <w:szCs w:val="28"/>
          <w:rtl w:val="0"/>
        </w:rPr>
        <w:t xml:space="preserve">Questions About Current Pattern: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7D">
      <w:pPr>
        <w:numPr>
          <w:ilvl w:val="0"/>
          <w:numId w:val="13"/>
        </w:numPr>
        <w:spacing w:after="120" w:afterAutospacing="0"/>
        <w:ind w:left="720" w:hanging="360"/>
        <w:rPr>
          <w:sz w:val="14"/>
          <w:szCs w:val="14"/>
        </w:rPr>
      </w:pPr>
      <w:r w:rsidDel="00000000" w:rsidR="00000000" w:rsidRPr="00000000">
        <w:rPr>
          <w:rFonts w:ascii="Arial Unicode MS" w:cs="Arial Unicode MS" w:eastAsia="Arial Unicode MS" w:hAnsi="Arial Unicode MS"/>
          <w:b w:val="1"/>
          <w:bCs w:val="1"/>
          <w:sz w:val="28"/>
          <w:szCs w:val="28"/>
          <w:rtl w:val="0"/>
        </w:rPr>
        <w:t xml:space="preserve">How does the D2L → Salesforce completion notification work today?</w:t>
      </w:r>
      <w:r w:rsidDel="00000000" w:rsidR="00000000" w:rsidRPr="00000000">
        <w:rPr>
          <w:rtl w:val="0"/>
        </w:rPr>
      </w:r>
    </w:p>
    <w:p w:rsidR="00000000" w:rsidDel="00000000" w:rsidP="00000000" w:rsidRDefault="00000000" w:rsidRPr="00000000" w14:paraId="0000007E">
      <w:pPr>
        <w:numPr>
          <w:ilvl w:val="1"/>
          <w:numId w:val="13"/>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Is it D2L Data Hub with differential exports?</w:t>
      </w:r>
    </w:p>
    <w:p w:rsidR="00000000" w:rsidDel="00000000" w:rsidP="00000000" w:rsidRDefault="00000000" w:rsidRPr="00000000" w14:paraId="0000007F">
      <w:pPr>
        <w:numPr>
          <w:ilvl w:val="1"/>
          <w:numId w:val="13"/>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Is it webhooks/callbacks?</w:t>
      </w:r>
    </w:p>
    <w:p w:rsidR="00000000" w:rsidDel="00000000" w:rsidP="00000000" w:rsidRDefault="00000000" w:rsidRPr="00000000" w14:paraId="00000080">
      <w:pPr>
        <w:numPr>
          <w:ilvl w:val="1"/>
          <w:numId w:val="13"/>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Is it scheduled polling by Salesforce (and if so, how frequent)?</w:t>
      </w:r>
    </w:p>
    <w:p w:rsidR="00000000" w:rsidDel="00000000" w:rsidP="00000000" w:rsidRDefault="00000000" w:rsidRPr="00000000" w14:paraId="00000081">
      <w:pPr>
        <w:numPr>
          <w:ilvl w:val="2"/>
          <w:numId w:val="13"/>
        </w:numPr>
        <w:spacing w:after="0" w:afterAutospacing="0" w:before="0" w:beforeAutospacing="0"/>
        <w:ind w:left="2160" w:hanging="360"/>
        <w:rPr>
          <w:sz w:val="24"/>
          <w:szCs w:val="24"/>
        </w:rPr>
      </w:pPr>
      <w:r w:rsidDel="00000000" w:rsidR="00000000" w:rsidRPr="00000000">
        <w:rPr>
          <w:rFonts w:ascii="Arial" w:cs="Arial" w:eastAsia="Arial" w:hAnsi="Arial"/>
          <w:sz w:val="24"/>
          <w:szCs w:val="24"/>
          <w:rtl w:val="0"/>
        </w:rPr>
        <w:t xml:space="preserve">Yes, </w:t>
      </w:r>
      <w:r w:rsidDel="00000000" w:rsidR="00000000" w:rsidRPr="00000000">
        <w:rPr>
          <w:rFonts w:ascii="Arial" w:cs="Arial" w:eastAsia="Arial" w:hAnsi="Arial"/>
          <w:sz w:val="24"/>
          <w:szCs w:val="24"/>
          <w:shd w:fill="e3f3ff" w:val="clear"/>
          <w:rtl w:val="0"/>
        </w:rPr>
        <w:t xml:space="preserve">D2L Course Completion Job runs every 2 hours for org unit 6606 and every course offering within the org unit</w:t>
      </w:r>
    </w:p>
    <w:p w:rsidR="00000000" w:rsidDel="00000000" w:rsidP="00000000" w:rsidRDefault="00000000" w:rsidRPr="00000000" w14:paraId="00000082">
      <w:pPr>
        <w:numPr>
          <w:ilvl w:val="3"/>
          <w:numId w:val="13"/>
        </w:numPr>
        <w:spacing w:after="0" w:afterAutospacing="0" w:before="0" w:beforeAutospacing="0"/>
        <w:ind w:left="2880" w:hanging="360"/>
        <w:rPr>
          <w:sz w:val="24"/>
          <w:szCs w:val="24"/>
          <w:shd w:fill="e3f3ff" w:val="clear"/>
        </w:rPr>
      </w:pPr>
      <w:r w:rsidDel="00000000" w:rsidR="00000000" w:rsidRPr="00000000">
        <w:rPr>
          <w:rFonts w:ascii="Arial" w:cs="Arial" w:eastAsia="Arial" w:hAnsi="Arial"/>
          <w:b w:val="1"/>
          <w:bCs w:val="1"/>
          <w:sz w:val="24"/>
          <w:szCs w:val="24"/>
          <w:shd w:fill="e3f3ff" w:val="clear"/>
          <w:rtl w:val="0"/>
        </w:rPr>
        <w:t xml:space="preserve">Self-paced courses:</w:t>
      </w:r>
      <w:r w:rsidDel="00000000" w:rsidR="00000000" w:rsidRPr="00000000">
        <w:rPr>
          <w:rFonts w:ascii="Arial" w:cs="Arial" w:eastAsia="Arial" w:hAnsi="Arial"/>
          <w:sz w:val="24"/>
          <w:szCs w:val="24"/>
          <w:shd w:fill="e3f3ff" w:val="clear"/>
          <w:rtl w:val="0"/>
        </w:rPr>
        <w:t xml:space="preserve"> Check for an award issued in D2L (award type = </w:t>
      </w:r>
      <w:r w:rsidDel="00000000" w:rsidR="00000000" w:rsidRPr="00000000">
        <w:rPr>
          <w:rFonts w:ascii="Arial" w:cs="Arial" w:eastAsia="Arial" w:hAnsi="Arial"/>
          <w:i w:val="1"/>
          <w:iCs w:val="1"/>
          <w:sz w:val="24"/>
          <w:szCs w:val="24"/>
          <w:shd w:fill="e3f3ff" w:val="clear"/>
          <w:rtl w:val="0"/>
        </w:rPr>
        <w:t xml:space="preserve">Certificate)</w:t>
      </w:r>
      <w:r w:rsidDel="00000000" w:rsidR="00000000" w:rsidRPr="00000000">
        <w:rPr>
          <w:rFonts w:ascii="Arial" w:cs="Arial" w:eastAsia="Arial" w:hAnsi="Arial"/>
          <w:sz w:val="24"/>
          <w:szCs w:val="24"/>
          <w:shd w:fill="e3f3ff" w:val="clear"/>
          <w:rtl w:val="0"/>
        </w:rPr>
        <w:t xml:space="preserve"> on all SF CC records where enrollment status = </w:t>
      </w:r>
      <w:r w:rsidDel="00000000" w:rsidR="00000000" w:rsidRPr="00000000">
        <w:rPr>
          <w:rFonts w:ascii="Arial" w:cs="Arial" w:eastAsia="Arial" w:hAnsi="Arial"/>
          <w:i w:val="1"/>
          <w:iCs w:val="1"/>
          <w:sz w:val="24"/>
          <w:szCs w:val="24"/>
          <w:shd w:fill="e3f3ff" w:val="clear"/>
          <w:rtl w:val="0"/>
        </w:rPr>
        <w:t xml:space="preserve">Enrolled</w:t>
      </w:r>
      <w:r w:rsidDel="00000000" w:rsidR="00000000" w:rsidRPr="00000000">
        <w:rPr>
          <w:rFonts w:ascii="Arial" w:cs="Arial" w:eastAsia="Arial" w:hAnsi="Arial"/>
          <w:sz w:val="24"/>
          <w:szCs w:val="24"/>
          <w:shd w:fill="e3f3ff" w:val="clear"/>
          <w:rtl w:val="0"/>
        </w:rPr>
        <w:t xml:space="preserve"> and completion status = </w:t>
      </w:r>
      <w:r w:rsidDel="00000000" w:rsidR="00000000" w:rsidRPr="00000000">
        <w:rPr>
          <w:rFonts w:ascii="Arial" w:cs="Arial" w:eastAsia="Arial" w:hAnsi="Arial"/>
          <w:i w:val="1"/>
          <w:iCs w:val="1"/>
          <w:sz w:val="24"/>
          <w:szCs w:val="24"/>
          <w:shd w:fill="e3f3ff" w:val="clear"/>
          <w:rtl w:val="0"/>
        </w:rPr>
        <w:t xml:space="preserve">In Progress</w:t>
      </w:r>
      <w:r w:rsidDel="00000000" w:rsidR="00000000" w:rsidRPr="00000000">
        <w:rPr>
          <w:rFonts w:ascii="Arial" w:cs="Arial" w:eastAsia="Arial" w:hAnsi="Arial"/>
          <w:sz w:val="24"/>
          <w:szCs w:val="24"/>
          <w:shd w:fill="e3f3ff" w:val="clear"/>
          <w:rtl w:val="0"/>
        </w:rPr>
        <w:t xml:space="preserve">.</w:t>
        <w:br w:type="textWrapping"/>
      </w:r>
    </w:p>
    <w:p w:rsidR="00000000" w:rsidDel="00000000" w:rsidP="00000000" w:rsidRDefault="00000000" w:rsidRPr="00000000" w14:paraId="00000083">
      <w:pPr>
        <w:numPr>
          <w:ilvl w:val="3"/>
          <w:numId w:val="13"/>
        </w:numPr>
        <w:spacing w:after="0" w:afterAutospacing="0" w:before="0" w:beforeAutospacing="0"/>
        <w:ind w:left="2880" w:hanging="360"/>
        <w:rPr>
          <w:sz w:val="24"/>
          <w:szCs w:val="24"/>
          <w:shd w:fill="e3f3ff" w:val="clear"/>
        </w:rPr>
      </w:pPr>
      <w:r w:rsidDel="00000000" w:rsidR="00000000" w:rsidRPr="00000000">
        <w:rPr>
          <w:rFonts w:ascii="Arial" w:cs="Arial" w:eastAsia="Arial" w:hAnsi="Arial"/>
          <w:b w:val="1"/>
          <w:bCs w:val="1"/>
          <w:sz w:val="24"/>
          <w:szCs w:val="24"/>
          <w:shd w:fill="e3f3ff" w:val="clear"/>
          <w:rtl w:val="0"/>
        </w:rPr>
        <w:t xml:space="preserve">Portfolio courses:</w:t>
      </w:r>
      <w:r w:rsidDel="00000000" w:rsidR="00000000" w:rsidRPr="00000000">
        <w:rPr>
          <w:rFonts w:ascii="Arial" w:cs="Arial" w:eastAsia="Arial" w:hAnsi="Arial"/>
          <w:sz w:val="24"/>
          <w:szCs w:val="24"/>
          <w:shd w:fill="e3f3ff" w:val="clear"/>
          <w:rtl w:val="0"/>
        </w:rPr>
        <w:t xml:space="preserve"> Use </w:t>
      </w:r>
      <w:r w:rsidDel="00000000" w:rsidR="00000000" w:rsidRPr="00000000">
        <w:rPr>
          <w:rFonts w:ascii="Arial" w:cs="Arial" w:eastAsia="Arial" w:hAnsi="Arial"/>
          <w:i w:val="1"/>
          <w:iCs w:val="1"/>
          <w:sz w:val="24"/>
          <w:szCs w:val="24"/>
          <w:shd w:fill="e3f3ff" w:val="clear"/>
          <w:rtl w:val="0"/>
        </w:rPr>
        <w:t xml:space="preserve">on-demand sync</w:t>
      </w:r>
      <w:r w:rsidDel="00000000" w:rsidR="00000000" w:rsidRPr="00000000">
        <w:rPr>
          <w:rFonts w:ascii="Arial" w:cs="Arial" w:eastAsia="Arial" w:hAnsi="Arial"/>
          <w:sz w:val="24"/>
          <w:szCs w:val="24"/>
          <w:shd w:fill="e3f3ff" w:val="clear"/>
          <w:rtl w:val="0"/>
        </w:rPr>
        <w:t xml:space="preserve"> to check for an award issued in D2L(award type = </w:t>
      </w:r>
      <w:r w:rsidDel="00000000" w:rsidR="00000000" w:rsidRPr="00000000">
        <w:rPr>
          <w:rFonts w:ascii="Arial" w:cs="Arial" w:eastAsia="Arial" w:hAnsi="Arial"/>
          <w:i w:val="1"/>
          <w:iCs w:val="1"/>
          <w:sz w:val="24"/>
          <w:szCs w:val="24"/>
          <w:shd w:fill="e3f3ff" w:val="clear"/>
          <w:rtl w:val="0"/>
        </w:rPr>
        <w:t xml:space="preserve">Certificate)</w:t>
      </w:r>
      <w:r w:rsidDel="00000000" w:rsidR="00000000" w:rsidRPr="00000000">
        <w:rPr>
          <w:rFonts w:ascii="Arial" w:cs="Arial" w:eastAsia="Arial" w:hAnsi="Arial"/>
          <w:sz w:val="24"/>
          <w:szCs w:val="24"/>
          <w:shd w:fill="e3f3ff" w:val="clear"/>
          <w:rtl w:val="0"/>
        </w:rPr>
        <w:t xml:space="preserve"> on all Portfolio SF CC records where enrollment status = </w:t>
      </w:r>
      <w:r w:rsidDel="00000000" w:rsidR="00000000" w:rsidRPr="00000000">
        <w:rPr>
          <w:rFonts w:ascii="Arial" w:cs="Arial" w:eastAsia="Arial" w:hAnsi="Arial"/>
          <w:i w:val="1"/>
          <w:iCs w:val="1"/>
          <w:sz w:val="24"/>
          <w:szCs w:val="24"/>
          <w:shd w:fill="e3f3ff" w:val="clear"/>
          <w:rtl w:val="0"/>
        </w:rPr>
        <w:t xml:space="preserve">Enrolled</w:t>
      </w:r>
      <w:r w:rsidDel="00000000" w:rsidR="00000000" w:rsidRPr="00000000">
        <w:rPr>
          <w:rFonts w:ascii="Arial" w:cs="Arial" w:eastAsia="Arial" w:hAnsi="Arial"/>
          <w:sz w:val="24"/>
          <w:szCs w:val="24"/>
          <w:shd w:fill="e3f3ff" w:val="clear"/>
          <w:rtl w:val="0"/>
        </w:rPr>
        <w:t xml:space="preserve"> and completion status = </w:t>
      </w:r>
      <w:r w:rsidDel="00000000" w:rsidR="00000000" w:rsidRPr="00000000">
        <w:rPr>
          <w:rFonts w:ascii="Arial" w:cs="Arial" w:eastAsia="Arial" w:hAnsi="Arial"/>
          <w:i w:val="1"/>
          <w:iCs w:val="1"/>
          <w:sz w:val="24"/>
          <w:szCs w:val="24"/>
          <w:shd w:fill="e3f3ff" w:val="clear"/>
          <w:rtl w:val="0"/>
        </w:rPr>
        <w:t xml:space="preserve">In Progress</w:t>
      </w:r>
      <w:r w:rsidDel="00000000" w:rsidR="00000000" w:rsidRPr="00000000">
        <w:rPr>
          <w:rFonts w:ascii="Arial" w:cs="Arial" w:eastAsia="Arial" w:hAnsi="Arial"/>
          <w:sz w:val="24"/>
          <w:szCs w:val="24"/>
          <w:shd w:fill="e3f3ff" w:val="clear"/>
          <w:rtl w:val="0"/>
        </w:rPr>
        <w:t xml:space="preserve">.</w:t>
        <w:br w:type="textWrapping"/>
      </w:r>
    </w:p>
    <w:p w:rsidR="00000000" w:rsidDel="00000000" w:rsidP="00000000" w:rsidRDefault="00000000" w:rsidRPr="00000000" w14:paraId="00000084">
      <w:pPr>
        <w:numPr>
          <w:ilvl w:val="3"/>
          <w:numId w:val="13"/>
        </w:numPr>
        <w:spacing w:after="0" w:afterAutospacing="0" w:before="0" w:beforeAutospacing="0"/>
        <w:ind w:left="2880" w:hanging="360"/>
        <w:rPr>
          <w:sz w:val="24"/>
          <w:szCs w:val="24"/>
          <w:shd w:fill="e3f3ff" w:val="clear"/>
        </w:rPr>
      </w:pPr>
      <w:r w:rsidDel="00000000" w:rsidR="00000000" w:rsidRPr="00000000">
        <w:rPr>
          <w:rFonts w:ascii="Arial" w:cs="Arial" w:eastAsia="Arial" w:hAnsi="Arial"/>
          <w:b w:val="1"/>
          <w:bCs w:val="1"/>
          <w:sz w:val="24"/>
          <w:szCs w:val="24"/>
          <w:shd w:fill="e3f3ff" w:val="clear"/>
          <w:rtl w:val="0"/>
        </w:rPr>
        <w:t xml:space="preserve">Instructor-led courses with a fixed end date:</w:t>
      </w:r>
      <w:r w:rsidDel="00000000" w:rsidR="00000000" w:rsidRPr="00000000">
        <w:rPr>
          <w:rFonts w:ascii="Arial" w:cs="Arial" w:eastAsia="Arial" w:hAnsi="Arial"/>
          <w:sz w:val="24"/>
          <w:szCs w:val="24"/>
          <w:shd w:fill="e3f3ff" w:val="clear"/>
          <w:rtl w:val="0"/>
        </w:rPr>
        <w:t xml:space="preserve"> Checks for an award issued in D2L (award type= certificate) within 60 days of end date on all SF CC records where enrollment status = </w:t>
      </w:r>
      <w:r w:rsidDel="00000000" w:rsidR="00000000" w:rsidRPr="00000000">
        <w:rPr>
          <w:rFonts w:ascii="Arial" w:cs="Arial" w:eastAsia="Arial" w:hAnsi="Arial"/>
          <w:i w:val="1"/>
          <w:iCs w:val="1"/>
          <w:sz w:val="24"/>
          <w:szCs w:val="24"/>
          <w:shd w:fill="e3f3ff" w:val="clear"/>
          <w:rtl w:val="0"/>
        </w:rPr>
        <w:t xml:space="preserve">Enrolled</w:t>
      </w:r>
      <w:r w:rsidDel="00000000" w:rsidR="00000000" w:rsidRPr="00000000">
        <w:rPr>
          <w:rFonts w:ascii="Arial" w:cs="Arial" w:eastAsia="Arial" w:hAnsi="Arial"/>
          <w:sz w:val="24"/>
          <w:szCs w:val="24"/>
          <w:shd w:fill="e3f3ff" w:val="clear"/>
          <w:rtl w:val="0"/>
        </w:rPr>
        <w:t xml:space="preserve"> and completion status = </w:t>
      </w:r>
      <w:r w:rsidDel="00000000" w:rsidR="00000000" w:rsidRPr="00000000">
        <w:rPr>
          <w:rFonts w:ascii="Arial" w:cs="Arial" w:eastAsia="Arial" w:hAnsi="Arial"/>
          <w:i w:val="1"/>
          <w:iCs w:val="1"/>
          <w:sz w:val="24"/>
          <w:szCs w:val="24"/>
          <w:shd w:fill="e3f3ff" w:val="clear"/>
          <w:rtl w:val="0"/>
        </w:rPr>
        <w:t xml:space="preserve">In Progress</w:t>
      </w:r>
      <w:r w:rsidDel="00000000" w:rsidR="00000000" w:rsidRPr="00000000">
        <w:rPr>
          <w:rFonts w:ascii="Arial" w:cs="Arial" w:eastAsia="Arial" w:hAnsi="Arial"/>
          <w:sz w:val="24"/>
          <w:szCs w:val="24"/>
          <w:shd w:fill="e3f3ff" w:val="clear"/>
          <w:rtl w:val="0"/>
        </w:rPr>
        <w:t xml:space="preserve">.</w:t>
      </w:r>
    </w:p>
    <w:p w:rsidR="00000000" w:rsidDel="00000000" w:rsidP="00000000" w:rsidRDefault="00000000" w:rsidRPr="00000000" w14:paraId="00000085">
      <w:pPr>
        <w:numPr>
          <w:ilvl w:val="1"/>
          <w:numId w:val="13"/>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Is there middleware handling the integration?</w:t>
      </w:r>
    </w:p>
    <w:p w:rsidR="00000000" w:rsidDel="00000000" w:rsidP="00000000" w:rsidRDefault="00000000" w:rsidRPr="00000000" w14:paraId="00000086">
      <w:pPr>
        <w:numPr>
          <w:ilvl w:val="0"/>
          <w:numId w:val="13"/>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What's the technical mechanism?</w:t>
      </w:r>
      <w:r w:rsidDel="00000000" w:rsidR="00000000" w:rsidRPr="00000000">
        <w:rPr>
          <w:rtl w:val="0"/>
        </w:rPr>
      </w:r>
    </w:p>
    <w:p w:rsidR="00000000" w:rsidDel="00000000" w:rsidP="00000000" w:rsidRDefault="00000000" w:rsidRPr="00000000" w14:paraId="00000087">
      <w:pPr>
        <w:numPr>
          <w:ilvl w:val="1"/>
          <w:numId w:val="13"/>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Does D2L push data to Salesforce endpoint?</w:t>
      </w:r>
    </w:p>
    <w:p w:rsidR="00000000" w:rsidDel="00000000" w:rsidP="00000000" w:rsidRDefault="00000000" w:rsidRPr="00000000" w14:paraId="00000088">
      <w:pPr>
        <w:numPr>
          <w:ilvl w:val="1"/>
          <w:numId w:val="13"/>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Does Salesforce pull data from D2L API on schedule?</w:t>
      </w:r>
      <w:r w:rsidDel="00000000" w:rsidR="00000000" w:rsidRPr="00000000">
        <w:rPr>
          <w:rFonts w:ascii="Arial" w:cs="Arial" w:eastAsia="Arial" w:hAnsi="Arial"/>
          <w:sz w:val="28"/>
          <w:szCs w:val="28"/>
          <w:rtl w:val="0"/>
        </w:rPr>
        <w:t xml:space="preserve"> YES</w:t>
      </w:r>
    </w:p>
    <w:p w:rsidR="00000000" w:rsidDel="00000000" w:rsidP="00000000" w:rsidRDefault="00000000" w:rsidRPr="00000000" w14:paraId="00000089">
      <w:pPr>
        <w:numPr>
          <w:ilvl w:val="1"/>
          <w:numId w:val="13"/>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What triggers the data flow?</w:t>
      </w:r>
    </w:p>
    <w:p w:rsidR="00000000" w:rsidDel="00000000" w:rsidP="00000000" w:rsidRDefault="00000000" w:rsidRPr="00000000" w14:paraId="0000008A">
      <w:pPr>
        <w:numPr>
          <w:ilvl w:val="1"/>
          <w:numId w:val="13"/>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What's the typical latency/delay?</w:t>
      </w:r>
    </w:p>
    <w:p w:rsidR="00000000" w:rsidDel="00000000" w:rsidP="00000000" w:rsidRDefault="00000000" w:rsidRPr="00000000" w14:paraId="0000008B">
      <w:pPr>
        <w:numPr>
          <w:ilvl w:val="0"/>
          <w:numId w:val="13"/>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What data gets transmitted?</w:t>
      </w:r>
      <w:r w:rsidDel="00000000" w:rsidR="00000000" w:rsidRPr="00000000">
        <w:rPr>
          <w:rtl w:val="0"/>
        </w:rPr>
      </w:r>
    </w:p>
    <w:p w:rsidR="00000000" w:rsidDel="00000000" w:rsidP="00000000" w:rsidRDefault="00000000" w:rsidRPr="00000000" w14:paraId="0000008C">
      <w:pPr>
        <w:numPr>
          <w:ilvl w:val="1"/>
          <w:numId w:val="13"/>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D2L User ID</w:t>
      </w:r>
    </w:p>
    <w:p w:rsidR="00000000" w:rsidDel="00000000" w:rsidP="00000000" w:rsidRDefault="00000000" w:rsidRPr="00000000" w14:paraId="0000008D">
      <w:pPr>
        <w:numPr>
          <w:ilvl w:val="1"/>
          <w:numId w:val="13"/>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Course ID</w:t>
      </w:r>
    </w:p>
    <w:p w:rsidR="00000000" w:rsidDel="00000000" w:rsidP="00000000" w:rsidRDefault="00000000" w:rsidRPr="00000000" w14:paraId="0000008E">
      <w:pPr>
        <w:numPr>
          <w:ilvl w:val="1"/>
          <w:numId w:val="13"/>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Completion status</w:t>
      </w:r>
    </w:p>
    <w:p w:rsidR="00000000" w:rsidDel="00000000" w:rsidP="00000000" w:rsidRDefault="00000000" w:rsidRPr="00000000" w14:paraId="0000008F">
      <w:pPr>
        <w:numPr>
          <w:ilvl w:val="1"/>
          <w:numId w:val="13"/>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Timestamp</w:t>
      </w:r>
    </w:p>
    <w:p w:rsidR="00000000" w:rsidDel="00000000" w:rsidP="00000000" w:rsidRDefault="00000000" w:rsidRPr="00000000" w14:paraId="00000090">
      <w:pPr>
        <w:numPr>
          <w:ilvl w:val="1"/>
          <w:numId w:val="13"/>
        </w:numPr>
        <w:spacing w:after="0" w:afterAutospacing="0" w:before="0" w:beforeAutospacing="0"/>
        <w:ind w:left="1440" w:hanging="360"/>
        <w:rPr>
          <w:strike w:val="1"/>
          <w:sz w:val="14"/>
          <w:szCs w:val="14"/>
        </w:rPr>
      </w:pPr>
      <w:commentRangeStart w:id="6"/>
      <w:r w:rsidDel="00000000" w:rsidR="00000000" w:rsidRPr="00000000">
        <w:rPr>
          <w:rFonts w:ascii="Arial" w:cs="Arial" w:eastAsia="Arial" w:hAnsi="Arial"/>
          <w:strike w:val="1"/>
          <w:sz w:val="28"/>
          <w:szCs w:val="28"/>
          <w:rtl w:val="0"/>
        </w:rPr>
        <w:t xml:space="preserve">Grades/scores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91">
      <w:pPr>
        <w:numPr>
          <w:ilvl w:val="1"/>
          <w:numId w:val="13"/>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Other metadata?</w:t>
      </w:r>
    </w:p>
    <w:p w:rsidR="00000000" w:rsidDel="00000000" w:rsidP="00000000" w:rsidRDefault="00000000" w:rsidRPr="00000000" w14:paraId="00000092">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Can We Reuse This Pattern for Learning Academy?</w:t>
      </w:r>
      <w:r w:rsidDel="00000000" w:rsidR="00000000" w:rsidRPr="00000000">
        <w:rPr>
          <w:rtl w:val="0"/>
        </w:rPr>
      </w:r>
    </w:p>
    <w:p w:rsidR="00000000" w:rsidDel="00000000" w:rsidP="00000000" w:rsidRDefault="00000000" w:rsidRPr="00000000" w14:paraId="00000093">
      <w:pPr>
        <w:numPr>
          <w:ilvl w:val="0"/>
          <w:numId w:val="16"/>
        </w:numPr>
        <w:spacing w:after="0" w:afterAutospacing="0"/>
        <w:ind w:left="720" w:hanging="360"/>
        <w:rPr>
          <w:sz w:val="14"/>
          <w:szCs w:val="14"/>
        </w:rPr>
      </w:pPr>
      <w:r w:rsidDel="00000000" w:rsidR="00000000" w:rsidRPr="00000000">
        <w:rPr>
          <w:rFonts w:ascii="Arial" w:cs="Arial" w:eastAsia="Arial" w:hAnsi="Arial"/>
          <w:sz w:val="28"/>
          <w:szCs w:val="28"/>
          <w:rtl w:val="0"/>
        </w:rPr>
        <w:t xml:space="preserve">We need to capture enrollment events (not just completions)</w:t>
      </w:r>
    </w:p>
    <w:p w:rsidR="00000000" w:rsidDel="00000000" w:rsidP="00000000" w:rsidRDefault="00000000" w:rsidRPr="00000000" w14:paraId="00000094">
      <w:pPr>
        <w:numPr>
          <w:ilvl w:val="0"/>
          <w:numId w:val="16"/>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Same users, same D2L platform, different trigger event</w:t>
      </w:r>
    </w:p>
    <w:p w:rsidR="00000000" w:rsidDel="00000000" w:rsidP="00000000" w:rsidRDefault="00000000" w:rsidRPr="00000000" w14:paraId="00000095">
      <w:pPr>
        <w:numPr>
          <w:ilvl w:val="0"/>
          <w:numId w:val="16"/>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If completion tracking works well, can enrollment tracking use an identical approach?</w:t>
      </w:r>
    </w:p>
    <w:p w:rsidR="00000000" w:rsidDel="00000000" w:rsidP="00000000" w:rsidRDefault="00000000" w:rsidRPr="00000000" w14:paraId="00000096">
      <w:pPr>
        <w:numPr>
          <w:ilvl w:val="0"/>
          <w:numId w:val="16"/>
        </w:numPr>
        <w:spacing w:before="0" w:beforeAutospacing="0"/>
        <w:ind w:left="720" w:hanging="360"/>
        <w:rPr>
          <w:sz w:val="14"/>
          <w:szCs w:val="14"/>
        </w:rPr>
      </w:pPr>
      <w:r w:rsidDel="00000000" w:rsidR="00000000" w:rsidRPr="00000000">
        <w:rPr>
          <w:rFonts w:ascii="Arial" w:cs="Arial" w:eastAsia="Arial" w:hAnsi="Arial"/>
          <w:sz w:val="28"/>
          <w:szCs w:val="28"/>
          <w:rtl w:val="0"/>
        </w:rPr>
        <w:t xml:space="preserve">What modifications (if any) would be needed?</w:t>
      </w:r>
    </w:p>
    <w:p w:rsidR="00000000" w:rsidDel="00000000" w:rsidP="00000000" w:rsidRDefault="00000000" w:rsidRPr="00000000" w14:paraId="00000097">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Alternative Question if Pattern Doesn't Exist:</w:t>
      </w:r>
      <w:r w:rsidDel="00000000" w:rsidR="00000000" w:rsidRPr="00000000">
        <w:rPr>
          <w:rFonts w:ascii="Arial" w:cs="Arial" w:eastAsia="Arial" w:hAnsi="Arial"/>
          <w:sz w:val="28"/>
          <w:szCs w:val="28"/>
          <w:rtl w:val="0"/>
        </w:rPr>
        <w:t xml:space="preserve"> If current Badgr flow doesn't provide a model, what's the recommended approach for:</w:t>
      </w:r>
    </w:p>
    <w:p w:rsidR="00000000" w:rsidDel="00000000" w:rsidP="00000000" w:rsidRDefault="00000000" w:rsidRPr="00000000" w14:paraId="00000098">
      <w:pPr>
        <w:numPr>
          <w:ilvl w:val="0"/>
          <w:numId w:val="16"/>
        </w:numPr>
        <w:spacing w:after="0" w:afterAutospacing="0"/>
        <w:ind w:left="720" w:hanging="360"/>
        <w:rPr>
          <w:sz w:val="14"/>
          <w:szCs w:val="14"/>
        </w:rPr>
      </w:pPr>
      <w:r w:rsidDel="00000000" w:rsidR="00000000" w:rsidRPr="00000000">
        <w:rPr>
          <w:rFonts w:ascii="Arial" w:cs="Arial" w:eastAsia="Arial" w:hAnsi="Arial"/>
          <w:sz w:val="28"/>
          <w:szCs w:val="28"/>
          <w:rtl w:val="0"/>
        </w:rPr>
        <w:t xml:space="preserve">Capturing course enrollment events from D2L</w:t>
      </w:r>
    </w:p>
    <w:p w:rsidR="00000000" w:rsidDel="00000000" w:rsidP="00000000" w:rsidRDefault="00000000" w:rsidRPr="00000000" w14:paraId="00000099">
      <w:pPr>
        <w:numPr>
          <w:ilvl w:val="0"/>
          <w:numId w:val="16"/>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Transmitting enrollment data to Salesforce</w:t>
      </w:r>
    </w:p>
    <w:p w:rsidR="00000000" w:rsidDel="00000000" w:rsidP="00000000" w:rsidRDefault="00000000" w:rsidRPr="00000000" w14:paraId="0000009A">
      <w:pPr>
        <w:numPr>
          <w:ilvl w:val="0"/>
          <w:numId w:val="16"/>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Handling real-time vs batch sync requirements</w:t>
      </w:r>
    </w:p>
    <w:p w:rsidR="00000000" w:rsidDel="00000000" w:rsidP="00000000" w:rsidRDefault="00000000" w:rsidRPr="00000000" w14:paraId="0000009B">
      <w:pPr>
        <w:numPr>
          <w:ilvl w:val="0"/>
          <w:numId w:val="16"/>
        </w:numPr>
        <w:spacing w:before="0" w:beforeAutospacing="0"/>
        <w:ind w:left="720" w:hanging="360"/>
        <w:rPr>
          <w:sz w:val="14"/>
          <w:szCs w:val="14"/>
        </w:rPr>
      </w:pPr>
      <w:r w:rsidDel="00000000" w:rsidR="00000000" w:rsidRPr="00000000">
        <w:rPr>
          <w:rFonts w:ascii="Arial" w:cs="Arial" w:eastAsia="Arial" w:hAnsi="Arial"/>
          <w:sz w:val="28"/>
          <w:szCs w:val="28"/>
          <w:rtl w:val="0"/>
        </w:rPr>
        <w:t xml:space="preserve">Managing failures and retries</w:t>
      </w:r>
    </w:p>
    <w:p w:rsidR="00000000" w:rsidDel="00000000" w:rsidP="00000000" w:rsidRDefault="00000000" w:rsidRPr="00000000" w14:paraId="0000009C">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Why This Is Critical:</w:t>
      </w:r>
      <w:r w:rsidDel="00000000" w:rsidR="00000000" w:rsidRPr="00000000">
        <w:rPr>
          <w:rtl w:val="0"/>
        </w:rPr>
      </w:r>
    </w:p>
    <w:p w:rsidR="00000000" w:rsidDel="00000000" w:rsidP="00000000" w:rsidRDefault="00000000" w:rsidRPr="00000000" w14:paraId="0000009D">
      <w:pPr>
        <w:numPr>
          <w:ilvl w:val="0"/>
          <w:numId w:val="16"/>
        </w:numPr>
        <w:spacing w:after="0" w:afterAutospacing="0"/>
        <w:ind w:left="720" w:hanging="360"/>
        <w:rPr>
          <w:sz w:val="14"/>
          <w:szCs w:val="14"/>
        </w:rPr>
      </w:pPr>
      <w:r w:rsidDel="00000000" w:rsidR="00000000" w:rsidRPr="00000000">
        <w:rPr>
          <w:rFonts w:ascii="Arial Unicode MS" w:cs="Arial Unicode MS" w:eastAsia="Arial Unicode MS" w:hAnsi="Arial Unicode MS"/>
          <w:sz w:val="28"/>
          <w:szCs w:val="28"/>
          <w:rtl w:val="0"/>
        </w:rPr>
        <w:t xml:space="preserve">Determines entire D2L → Salesforce sync architecture</w:t>
      </w:r>
    </w:p>
    <w:p w:rsidR="00000000" w:rsidDel="00000000" w:rsidP="00000000" w:rsidRDefault="00000000" w:rsidRPr="00000000" w14:paraId="0000009E">
      <w:pPr>
        <w:numPr>
          <w:ilvl w:val="0"/>
          <w:numId w:val="16"/>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Affects real-time vs batch processing decision</w:t>
      </w:r>
    </w:p>
    <w:p w:rsidR="00000000" w:rsidDel="00000000" w:rsidP="00000000" w:rsidRDefault="00000000" w:rsidRPr="00000000" w14:paraId="0000009F">
      <w:pPr>
        <w:numPr>
          <w:ilvl w:val="0"/>
          <w:numId w:val="16"/>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Impacts development effort (reuse existing vs build new)</w:t>
      </w:r>
    </w:p>
    <w:p w:rsidR="00000000" w:rsidDel="00000000" w:rsidP="00000000" w:rsidRDefault="00000000" w:rsidRPr="00000000" w14:paraId="000000A0">
      <w:pPr>
        <w:numPr>
          <w:ilvl w:val="0"/>
          <w:numId w:val="16"/>
        </w:numPr>
        <w:spacing w:before="0" w:beforeAutospacing="0"/>
        <w:ind w:left="720" w:hanging="360"/>
        <w:rPr>
          <w:sz w:val="14"/>
          <w:szCs w:val="14"/>
        </w:rPr>
      </w:pPr>
      <w:r w:rsidDel="00000000" w:rsidR="00000000" w:rsidRPr="00000000">
        <w:rPr>
          <w:rFonts w:ascii="Arial" w:cs="Arial" w:eastAsia="Arial" w:hAnsi="Arial"/>
          <w:sz w:val="28"/>
          <w:szCs w:val="28"/>
          <w:rtl w:val="0"/>
        </w:rPr>
        <w:t xml:space="preserve">Changes timeline if we need to architect from scratch</w:t>
      </w:r>
    </w:p>
    <w:p w:rsidR="00000000" w:rsidDel="00000000" w:rsidP="00000000" w:rsidRDefault="00000000" w:rsidRPr="00000000" w14:paraId="000000A1">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What We Need:</w:t>
      </w:r>
      <w:r w:rsidDel="00000000" w:rsidR="00000000" w:rsidRPr="00000000">
        <w:rPr>
          <w:rFonts w:ascii="Arial" w:cs="Arial" w:eastAsia="Arial" w:hAnsi="Arial"/>
          <w:sz w:val="28"/>
          <w:szCs w:val="28"/>
          <w:rtl w:val="0"/>
        </w:rPr>
        <w:t xml:space="preserve"> • Documentation or explanation of current completion tracking mechanism • Assessment of whether same pattern applies to enrollment tracking • If not, recommended approach for enrollment notifications • Expected data payload structure for enrollments</w:t>
      </w:r>
    </w:p>
    <w:p w:rsidR="00000000" w:rsidDel="00000000" w:rsidP="00000000" w:rsidRDefault="00000000" w:rsidRPr="00000000" w14:paraId="000000A2">
      <w:pPr>
        <w:pStyle w:val="Heading2"/>
        <w:rPr>
          <w:rFonts w:ascii="Arial" w:cs="Arial" w:eastAsia="Arial" w:hAnsi="Arial"/>
          <w:sz w:val="24"/>
          <w:szCs w:val="24"/>
        </w:rPr>
      </w:pPr>
      <w:bookmarkStart w:colFirst="0" w:colLast="0" w:name="_konzlxk62qo5" w:id="6"/>
      <w:bookmarkEnd w:id="6"/>
      <w:r w:rsidDel="00000000" w:rsidR="00000000" w:rsidRPr="00000000">
        <w:rPr>
          <w:rFonts w:ascii="Arial" w:cs="Arial" w:eastAsia="Arial" w:hAnsi="Arial"/>
          <w:sz w:val="24"/>
          <w:szCs w:val="24"/>
          <w:rtl w:val="0"/>
        </w:rPr>
        <w:t xml:space="preserve">HIGH PRIORITY QUESTIONS</w:t>
      </w:r>
    </w:p>
    <w:p w:rsidR="00000000" w:rsidDel="00000000" w:rsidP="00000000" w:rsidRDefault="00000000" w:rsidRPr="00000000" w14:paraId="000000A3">
      <w:pPr>
        <w:pStyle w:val="Heading3"/>
        <w:rPr>
          <w:rFonts w:ascii="Arial" w:cs="Arial" w:eastAsia="Arial" w:hAnsi="Arial"/>
          <w:sz w:val="20"/>
          <w:szCs w:val="20"/>
        </w:rPr>
      </w:pPr>
      <w:bookmarkStart w:colFirst="0" w:colLast="0" w:name="_tdrk837k3i3b" w:id="7"/>
      <w:bookmarkEnd w:id="7"/>
      <w:r w:rsidDel="00000000" w:rsidR="00000000" w:rsidRPr="00000000">
        <w:rPr>
          <w:rFonts w:ascii="Arial" w:cs="Arial" w:eastAsia="Arial" w:hAnsi="Arial"/>
          <w:sz w:val="20"/>
          <w:szCs w:val="20"/>
          <w:rtl w:val="0"/>
        </w:rPr>
        <w:t xml:space="preserve">Question 5: Org Unit and Role ID Mapping [HIGH PRIORITY]</w:t>
      </w:r>
    </w:p>
    <w:p w:rsidR="00000000" w:rsidDel="00000000" w:rsidP="00000000" w:rsidRDefault="00000000" w:rsidRPr="00000000" w14:paraId="000000A4">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Context:</w:t>
      </w:r>
      <w:r w:rsidDel="00000000" w:rsidR="00000000" w:rsidRPr="00000000">
        <w:rPr>
          <w:rFonts w:ascii="Arial" w:cs="Arial" w:eastAsia="Arial" w:hAnsi="Arial"/>
          <w:sz w:val="28"/>
          <w:szCs w:val="28"/>
          <w:rtl w:val="0"/>
        </w:rPr>
        <w:t xml:space="preserve"> DevPixel needs the actual integer IDs to write enrollment code. We reference org units and roles conceptually, but API requires specific numeric IDs.</w:t>
      </w:r>
    </w:p>
    <w:p w:rsidR="00000000" w:rsidDel="00000000" w:rsidP="00000000" w:rsidRDefault="00000000" w:rsidRPr="00000000" w14:paraId="000000A5">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What We Need:</w:t>
      </w:r>
    </w:p>
    <w:p w:rsidR="00000000" w:rsidDel="00000000" w:rsidP="00000000" w:rsidRDefault="00000000" w:rsidRPr="00000000" w14:paraId="000000A6">
      <w:pPr>
        <w:spacing w:before="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Org Units:</w:t>
      </w:r>
    </w:p>
    <w:p w:rsidR="00000000" w:rsidDel="00000000" w:rsidP="00000000" w:rsidRDefault="00000000" w:rsidRPr="00000000" w14:paraId="000000A7">
      <w:pPr>
        <w:numPr>
          <w:ilvl w:val="0"/>
          <w:numId w:val="24"/>
        </w:numPr>
        <w:spacing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6606: [ISTE-ASCD Learning Academy], Type: Organization</w:t>
      </w:r>
    </w:p>
    <w:p w:rsidR="00000000" w:rsidDel="00000000" w:rsidP="00000000" w:rsidRDefault="00000000" w:rsidRPr="00000000" w14:paraId="000000A8">
      <w:pPr>
        <w:numPr>
          <w:ilvl w:val="0"/>
          <w:numId w:val="24"/>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10992: [Individual Subscription], Type: Learning Academy Individual Subscription [Custom type]</w:t>
      </w:r>
    </w:p>
    <w:p w:rsidR="00000000" w:rsidDel="00000000" w:rsidP="00000000" w:rsidRDefault="00000000" w:rsidRPr="00000000" w14:paraId="000000A9">
      <w:pPr>
        <w:numPr>
          <w:ilvl w:val="0"/>
          <w:numId w:val="24"/>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color w:val="202122"/>
          <w:sz w:val="24"/>
          <w:szCs w:val="24"/>
          <w:highlight w:val="white"/>
          <w:rtl w:val="0"/>
        </w:rPr>
        <w:t xml:space="preserve">10877: </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color w:val="202122"/>
          <w:sz w:val="24"/>
          <w:szCs w:val="24"/>
          <w:highlight w:val="white"/>
          <w:rtl w:val="0"/>
        </w:rPr>
        <w:t xml:space="preserve">Learning Academy District and Schools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202122"/>
          <w:sz w:val="24"/>
          <w:szCs w:val="24"/>
          <w:highlight w:val="white"/>
          <w:rtl w:val="0"/>
        </w:rPr>
        <w:t xml:space="preserve">Learning Academy District and Schools [Custom Type]</w:t>
      </w:r>
      <w:r w:rsidDel="00000000" w:rsidR="00000000" w:rsidRPr="00000000">
        <w:rPr>
          <w:rFonts w:ascii="Arial" w:cs="Arial" w:eastAsia="Arial" w:hAnsi="Arial"/>
          <w:sz w:val="24"/>
          <w:szCs w:val="24"/>
          <w:rtl w:val="0"/>
        </w:rPr>
        <w:t xml:space="preserve">Specific District and Schools are setup as Departments and Programs type</w:t>
      </w:r>
    </w:p>
    <w:p w:rsidR="00000000" w:rsidDel="00000000" w:rsidP="00000000" w:rsidRDefault="00000000" w:rsidRPr="00000000" w14:paraId="000000AA">
      <w:pPr>
        <w:numPr>
          <w:ilvl w:val="0"/>
          <w:numId w:val="24"/>
        </w:numPr>
        <w:spacing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Any other Learning Academy-related org units</w:t>
      </w:r>
    </w:p>
    <w:p w:rsidR="00000000" w:rsidDel="00000000" w:rsidP="00000000" w:rsidRDefault="00000000" w:rsidRPr="00000000" w14:paraId="000000AB">
      <w:pPr>
        <w:spacing w:before="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ind w:left="1440" w:firstLine="0"/>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1384459" cy="2185988"/>
            <wp:effectExtent b="0" l="0" r="0" t="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1384459" cy="2185988"/>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rFonts w:ascii="Arial" w:cs="Arial" w:eastAsia="Arial" w:hAnsi="Arial"/>
          <w:sz w:val="28"/>
          <w:szCs w:val="28"/>
        </w:rPr>
      </w:pPr>
      <w:r w:rsidDel="00000000" w:rsidR="00000000" w:rsidRPr="00000000">
        <w:rPr>
          <w:rFonts w:ascii="Arial" w:cs="Arial" w:eastAsia="Arial" w:hAnsi="Arial"/>
          <w:sz w:val="28"/>
          <w:szCs w:val="28"/>
          <w:rtl w:val="0"/>
        </w:rPr>
        <w:t xml:space="preserve">Roles:</w:t>
      </w:r>
      <w:r w:rsidDel="00000000" w:rsidR="00000000" w:rsidRPr="00000000">
        <w:rPr>
          <w:rtl w:val="0"/>
        </w:rPr>
      </w:r>
    </w:p>
    <w:p w:rsidR="00000000" w:rsidDel="00000000" w:rsidP="00000000" w:rsidRDefault="00000000" w:rsidRPr="00000000" w14:paraId="000000AE">
      <w:pPr>
        <w:rPr>
          <w:rFonts w:ascii="Arial" w:cs="Arial" w:eastAsia="Arial" w:hAnsi="Arial"/>
          <w:sz w:val="28"/>
          <w:szCs w:val="28"/>
        </w:rPr>
      </w:pPr>
      <w:r w:rsidDel="00000000" w:rsidR="00000000" w:rsidRPr="00000000">
        <w:rPr>
          <w:rFonts w:ascii="Arial" w:cs="Arial" w:eastAsia="Arial" w:hAnsi="Arial"/>
          <w:sz w:val="28"/>
          <w:szCs w:val="28"/>
          <w:rtl w:val="0"/>
        </w:rPr>
        <w:t xml:space="preserve">- [ID]: Learner role (standard role for LA subscribers)</w:t>
      </w:r>
    </w:p>
    <w:p w:rsidR="00000000" w:rsidDel="00000000" w:rsidP="00000000" w:rsidRDefault="00000000" w:rsidRPr="00000000" w14:paraId="000000AF">
      <w:pPr>
        <w:rPr>
          <w:rFonts w:ascii="Arial" w:cs="Arial" w:eastAsia="Arial" w:hAnsi="Arial"/>
          <w:sz w:val="28"/>
          <w:szCs w:val="28"/>
        </w:rPr>
      </w:pPr>
      <w:r w:rsidDel="00000000" w:rsidR="00000000" w:rsidRPr="00000000">
        <w:rPr>
          <w:rFonts w:ascii="Arial" w:cs="Arial" w:eastAsia="Arial" w:hAnsi="Arial"/>
          <w:sz w:val="28"/>
          <w:szCs w:val="28"/>
          <w:rtl w:val="0"/>
        </w:rPr>
        <w:t xml:space="preserve">- [ID]: Any custom LA roles (if they exist)</w:t>
      </w:r>
    </w:p>
    <w:p w:rsidR="00000000" w:rsidDel="00000000" w:rsidP="00000000" w:rsidRDefault="00000000" w:rsidRPr="00000000" w14:paraId="000000B0">
      <w:pPr>
        <w:rPr>
          <w:rFonts w:ascii="Arial" w:cs="Arial" w:eastAsia="Arial" w:hAnsi="Arial"/>
          <w:sz w:val="28"/>
          <w:szCs w:val="28"/>
        </w:rPr>
      </w:pPr>
      <w:r w:rsidDel="00000000" w:rsidR="00000000" w:rsidRPr="00000000">
        <w:rPr>
          <w:rFonts w:ascii="Arial" w:cs="Arial" w:eastAsia="Arial" w:hAnsi="Arial"/>
          <w:sz w:val="28"/>
          <w:szCs w:val="28"/>
          <w:rtl w:val="0"/>
        </w:rPr>
        <w:t xml:space="preserve">- [ID]: District Admin roles (if separate from standard roles)</w:t>
      </w:r>
    </w:p>
    <w:p w:rsidR="00000000" w:rsidDel="00000000" w:rsidP="00000000" w:rsidRDefault="00000000" w:rsidRPr="00000000" w14:paraId="000000B1">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Specific Questions:</w:t>
      </w:r>
    </w:p>
    <w:p w:rsidR="00000000" w:rsidDel="00000000" w:rsidP="00000000" w:rsidRDefault="00000000" w:rsidRPr="00000000" w14:paraId="000000B2">
      <w:pPr>
        <w:numPr>
          <w:ilvl w:val="0"/>
          <w:numId w:val="3"/>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Can you provide screen share or export of org unit structure?</w:t>
      </w:r>
      <w:r w:rsidDel="00000000" w:rsidR="00000000" w:rsidRPr="00000000">
        <w:rPr>
          <w:rtl w:val="0"/>
        </w:rPr>
      </w:r>
    </w:p>
    <w:p w:rsidR="00000000" w:rsidDel="00000000" w:rsidP="00000000" w:rsidRDefault="00000000" w:rsidRPr="00000000" w14:paraId="000000B3">
      <w:pPr>
        <w:numPr>
          <w:ilvl w:val="1"/>
          <w:numId w:val="3"/>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Show current hierarchy in D2L admin interface</w:t>
      </w:r>
    </w:p>
    <w:p w:rsidR="00000000" w:rsidDel="00000000" w:rsidP="00000000" w:rsidRDefault="00000000" w:rsidRPr="00000000" w14:paraId="000000B4">
      <w:pPr>
        <w:numPr>
          <w:ilvl w:val="1"/>
          <w:numId w:val="3"/>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Highlight LA-specific org units</w:t>
      </w:r>
    </w:p>
    <w:p w:rsidR="00000000" w:rsidDel="00000000" w:rsidP="00000000" w:rsidRDefault="00000000" w:rsidRPr="00000000" w14:paraId="000000B5">
      <w:pPr>
        <w:numPr>
          <w:ilvl w:val="1"/>
          <w:numId w:val="3"/>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Note types (Organization vs Department vs other)</w:t>
      </w:r>
    </w:p>
    <w:p w:rsidR="00000000" w:rsidDel="00000000" w:rsidP="00000000" w:rsidRDefault="00000000" w:rsidRPr="00000000" w14:paraId="000000B6">
      <w:pPr>
        <w:numPr>
          <w:ilvl w:val="1"/>
          <w:numId w:val="3"/>
        </w:numPr>
        <w:spacing w:before="0" w:beforeAutospacing="0"/>
        <w:ind w:left="1440" w:hanging="360"/>
        <w:rPr>
          <w:sz w:val="28"/>
          <w:szCs w:val="28"/>
        </w:rPr>
      </w:pPr>
      <w:r w:rsidDel="00000000" w:rsidR="00000000" w:rsidRPr="00000000">
        <w:rPr>
          <w:rFonts w:ascii="Arial" w:cs="Arial" w:eastAsia="Arial" w:hAnsi="Arial"/>
          <w:sz w:val="28"/>
          <w:szCs w:val="28"/>
          <w:rtl w:val="0"/>
        </w:rPr>
        <w:t xml:space="preserve">Cons of changing org types after go-live!</w:t>
      </w:r>
    </w:p>
    <w:p w:rsidR="00000000" w:rsidDel="00000000" w:rsidP="00000000" w:rsidRDefault="00000000" w:rsidRPr="00000000" w14:paraId="000000B7">
      <w:pPr>
        <w:numPr>
          <w:ilvl w:val="0"/>
          <w:numId w:val="3"/>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What API endpoint retrieves org unit list with IDs?</w:t>
      </w:r>
      <w:r w:rsidDel="00000000" w:rsidR="00000000" w:rsidRPr="00000000">
        <w:rPr>
          <w:rtl w:val="0"/>
        </w:rPr>
      </w:r>
    </w:p>
    <w:p w:rsidR="00000000" w:rsidDel="00000000" w:rsidP="00000000" w:rsidRDefault="00000000" w:rsidRPr="00000000" w14:paraId="000000B8">
      <w:pPr>
        <w:numPr>
          <w:ilvl w:val="1"/>
          <w:numId w:val="3"/>
        </w:numPr>
        <w:spacing w:after="0" w:afterAutospacing="0" w:before="120" w:beforeAutospacing="0"/>
        <w:ind w:left="1440" w:hanging="360"/>
        <w:rPr>
          <w:sz w:val="14"/>
          <w:szCs w:val="14"/>
        </w:rPr>
      </w:pPr>
      <w:r w:rsidDel="00000000" w:rsidR="00000000" w:rsidRPr="00000000">
        <w:rPr>
          <w:rFonts w:ascii="Arial" w:cs="Arial" w:eastAsia="Arial" w:hAnsi="Arial"/>
          <w:color w:val="188038"/>
          <w:sz w:val="28"/>
          <w:szCs w:val="28"/>
          <w:rtl w:val="0"/>
        </w:rPr>
        <w:t xml:space="preserve">GET /d2l/api/lp/(version)/orgstructure/</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B9">
      <w:pPr>
        <w:numPr>
          <w:ilvl w:val="1"/>
          <w:numId w:val="3"/>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Can we filter to specific branch of hierarchy?</w:t>
      </w:r>
    </w:p>
    <w:p w:rsidR="00000000" w:rsidDel="00000000" w:rsidP="00000000" w:rsidRDefault="00000000" w:rsidRPr="00000000" w14:paraId="000000BA">
      <w:pPr>
        <w:numPr>
          <w:ilvl w:val="1"/>
          <w:numId w:val="3"/>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What fields are returned?</w:t>
      </w:r>
    </w:p>
    <w:p w:rsidR="00000000" w:rsidDel="00000000" w:rsidP="00000000" w:rsidRDefault="00000000" w:rsidRPr="00000000" w14:paraId="000000BB">
      <w:pPr>
        <w:numPr>
          <w:ilvl w:val="0"/>
          <w:numId w:val="3"/>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Role IDs for Learning Academy:</w:t>
      </w:r>
      <w:r w:rsidDel="00000000" w:rsidR="00000000" w:rsidRPr="00000000">
        <w:rPr>
          <w:rtl w:val="0"/>
        </w:rPr>
      </w:r>
    </w:p>
    <w:p w:rsidR="00000000" w:rsidDel="00000000" w:rsidP="00000000" w:rsidRDefault="00000000" w:rsidRPr="00000000" w14:paraId="000000BC">
      <w:pPr>
        <w:numPr>
          <w:ilvl w:val="1"/>
          <w:numId w:val="3"/>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Are we using standard "Learner" role or custom LA role?</w:t>
      </w:r>
    </w:p>
    <w:p w:rsidR="00000000" w:rsidDel="00000000" w:rsidP="00000000" w:rsidRDefault="00000000" w:rsidRPr="00000000" w14:paraId="000000BD">
      <w:pPr>
        <w:numPr>
          <w:ilvl w:val="1"/>
          <w:numId w:val="3"/>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Do district admins need different role than individual learners?</w:t>
      </w:r>
    </w:p>
    <w:p w:rsidR="00000000" w:rsidDel="00000000" w:rsidP="00000000" w:rsidRDefault="00000000" w:rsidRPr="00000000" w14:paraId="000000BE">
      <w:pPr>
        <w:numPr>
          <w:ilvl w:val="1"/>
          <w:numId w:val="3"/>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Are roles inherited or explicitly assigned?</w:t>
      </w:r>
    </w:p>
    <w:p w:rsidR="00000000" w:rsidDel="00000000" w:rsidP="00000000" w:rsidRDefault="00000000" w:rsidRPr="00000000" w14:paraId="000000BF">
      <w:pPr>
        <w:numPr>
          <w:ilvl w:val="0"/>
          <w:numId w:val="3"/>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For district org units:</w:t>
      </w:r>
      <w:r w:rsidDel="00000000" w:rsidR="00000000" w:rsidRPr="00000000">
        <w:rPr>
          <w:rtl w:val="0"/>
        </w:rPr>
      </w:r>
    </w:p>
    <w:p w:rsidR="00000000" w:rsidDel="00000000" w:rsidP="00000000" w:rsidRDefault="00000000" w:rsidRPr="00000000" w14:paraId="000000C0">
      <w:pPr>
        <w:numPr>
          <w:ilvl w:val="1"/>
          <w:numId w:val="3"/>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Do any district-specific org units exist yet in production?</w:t>
      </w:r>
    </w:p>
    <w:p w:rsidR="00000000" w:rsidDel="00000000" w:rsidP="00000000" w:rsidRDefault="00000000" w:rsidRPr="00000000" w14:paraId="000000C1">
      <w:pPr>
        <w:numPr>
          <w:ilvl w:val="1"/>
          <w:numId w:val="3"/>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Will they all be same type (e.g., all "Department")?</w:t>
      </w:r>
    </w:p>
    <w:p w:rsidR="00000000" w:rsidDel="00000000" w:rsidP="00000000" w:rsidRDefault="00000000" w:rsidRPr="00000000" w14:paraId="000000C2">
      <w:pPr>
        <w:numPr>
          <w:ilvl w:val="1"/>
          <w:numId w:val="3"/>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What's the parent org for district units (6606 or 10992)?</w:t>
      </w:r>
    </w:p>
    <w:p w:rsidR="00000000" w:rsidDel="00000000" w:rsidP="00000000" w:rsidRDefault="00000000" w:rsidRPr="00000000" w14:paraId="000000C3">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Why This Is Critical:</w:t>
      </w:r>
      <w:r w:rsidDel="00000000" w:rsidR="00000000" w:rsidRPr="00000000">
        <w:rPr>
          <w:rtl w:val="0"/>
        </w:rPr>
      </w:r>
    </w:p>
    <w:p w:rsidR="00000000" w:rsidDel="00000000" w:rsidP="00000000" w:rsidRDefault="00000000" w:rsidRPr="00000000" w14:paraId="000000C4">
      <w:pPr>
        <w:numPr>
          <w:ilvl w:val="0"/>
          <w:numId w:val="10"/>
        </w:numPr>
        <w:spacing w:after="0" w:afterAutospacing="0"/>
        <w:ind w:left="720" w:hanging="360"/>
        <w:rPr>
          <w:sz w:val="14"/>
          <w:szCs w:val="14"/>
        </w:rPr>
      </w:pPr>
      <w:r w:rsidDel="00000000" w:rsidR="00000000" w:rsidRPr="00000000">
        <w:rPr>
          <w:rFonts w:ascii="Arial" w:cs="Arial" w:eastAsia="Arial" w:hAnsi="Arial"/>
          <w:sz w:val="28"/>
          <w:szCs w:val="28"/>
          <w:rtl w:val="0"/>
        </w:rPr>
        <w:t xml:space="preserve">DevPixel cannot write enrollment code without real IDs</w:t>
      </w:r>
    </w:p>
    <w:p w:rsidR="00000000" w:rsidDel="00000000" w:rsidP="00000000" w:rsidRDefault="00000000" w:rsidRPr="00000000" w14:paraId="000000C5">
      <w:pPr>
        <w:numPr>
          <w:ilvl w:val="0"/>
          <w:numId w:val="10"/>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Need to build Salesforce mapping tables</w:t>
      </w:r>
    </w:p>
    <w:p w:rsidR="00000000" w:rsidDel="00000000" w:rsidP="00000000" w:rsidRDefault="00000000" w:rsidRPr="00000000" w14:paraId="000000C6">
      <w:pPr>
        <w:numPr>
          <w:ilvl w:val="0"/>
          <w:numId w:val="10"/>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Affects data model design in SF</w:t>
      </w:r>
    </w:p>
    <w:p w:rsidR="00000000" w:rsidDel="00000000" w:rsidP="00000000" w:rsidRDefault="00000000" w:rsidRPr="00000000" w14:paraId="000000C7">
      <w:pPr>
        <w:numPr>
          <w:ilvl w:val="0"/>
          <w:numId w:val="10"/>
        </w:numPr>
        <w:spacing w:before="0" w:beforeAutospacing="0"/>
        <w:ind w:left="720" w:hanging="360"/>
        <w:rPr>
          <w:sz w:val="14"/>
          <w:szCs w:val="14"/>
        </w:rPr>
      </w:pPr>
      <w:r w:rsidDel="00000000" w:rsidR="00000000" w:rsidRPr="00000000">
        <w:rPr>
          <w:rFonts w:ascii="Arial" w:cs="Arial" w:eastAsia="Arial" w:hAnsi="Arial"/>
          <w:sz w:val="28"/>
          <w:szCs w:val="28"/>
          <w:rtl w:val="0"/>
        </w:rPr>
        <w:t xml:space="preserve">Required for any testing or development work</w:t>
      </w:r>
    </w:p>
    <w:p w:rsidR="00000000" w:rsidDel="00000000" w:rsidP="00000000" w:rsidRDefault="00000000" w:rsidRPr="00000000" w14:paraId="000000C8">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What We Need:</w:t>
      </w:r>
      <w:r w:rsidDel="00000000" w:rsidR="00000000" w:rsidRPr="00000000">
        <w:rPr>
          <w:rFonts w:ascii="Arial" w:cs="Arial" w:eastAsia="Arial" w:hAnsi="Arial"/>
          <w:sz w:val="28"/>
          <w:szCs w:val="28"/>
          <w:rtl w:val="0"/>
        </w:rPr>
        <w:t xml:space="preserve"> • Screen share of org unit structure or export with IDs • Confirmation of role IDs to use (or list of available roles) • API endpoint documentation for querying org structure • Clarification on district org unit hierarchy</w:t>
      </w:r>
    </w:p>
    <w:p w:rsidR="00000000" w:rsidDel="00000000" w:rsidP="00000000" w:rsidRDefault="00000000" w:rsidRPr="00000000" w14:paraId="000000C9">
      <w:pPr>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rPr>
          <w:rFonts w:ascii="Arial" w:cs="Arial" w:eastAsia="Arial" w:hAnsi="Arial"/>
          <w:sz w:val="20"/>
          <w:szCs w:val="20"/>
        </w:rPr>
      </w:pPr>
      <w:bookmarkStart w:colFirst="0" w:colLast="0" w:name="_y7ynyg72pphx" w:id="8"/>
      <w:bookmarkEnd w:id="8"/>
      <w:r w:rsidDel="00000000" w:rsidR="00000000" w:rsidRPr="00000000">
        <w:rPr>
          <w:rFonts w:ascii="Arial" w:cs="Arial" w:eastAsia="Arial" w:hAnsi="Arial"/>
          <w:sz w:val="20"/>
          <w:szCs w:val="20"/>
          <w:rtl w:val="0"/>
        </w:rPr>
        <w:t xml:space="preserve">Question 6: Batch Enrollment Confirmation [HIGH PRIORITY]</w:t>
      </w:r>
    </w:p>
    <w:p w:rsidR="00000000" w:rsidDel="00000000" w:rsidP="00000000" w:rsidRDefault="00000000" w:rsidRPr="00000000" w14:paraId="000000CB">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Context:</w:t>
      </w:r>
      <w:r w:rsidDel="00000000" w:rsidR="00000000" w:rsidRPr="00000000">
        <w:rPr>
          <w:rFonts w:ascii="Arial" w:cs="Arial" w:eastAsia="Arial" w:hAnsi="Arial"/>
          <w:sz w:val="28"/>
          <w:szCs w:val="28"/>
          <w:rtl w:val="0"/>
        </w:rPr>
        <w:t xml:space="preserve"> We know batch enrollment endpoint exists. Need to understand limitations.</w:t>
      </w:r>
    </w:p>
    <w:p w:rsidR="00000000" w:rsidDel="00000000" w:rsidP="00000000" w:rsidRDefault="00000000" w:rsidRPr="00000000" w14:paraId="000000CC">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Questions:</w:t>
      </w:r>
      <w:r w:rsidDel="00000000" w:rsidR="00000000" w:rsidRPr="00000000">
        <w:rPr>
          <w:rtl w:val="0"/>
        </w:rPr>
      </w:r>
    </w:p>
    <w:p w:rsidR="00000000" w:rsidDel="00000000" w:rsidP="00000000" w:rsidRDefault="00000000" w:rsidRPr="00000000" w14:paraId="000000CD">
      <w:pPr>
        <w:numPr>
          <w:ilvl w:val="0"/>
          <w:numId w:val="4"/>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Batch enrollment endpoint: </w:t>
      </w:r>
      <w:r w:rsidDel="00000000" w:rsidR="00000000" w:rsidRPr="00000000">
        <w:rPr>
          <w:rFonts w:ascii="Arial" w:cs="Arial" w:eastAsia="Arial" w:hAnsi="Arial"/>
          <w:b w:val="1"/>
          <w:bCs w:val="1"/>
          <w:color w:val="188038"/>
          <w:sz w:val="28"/>
          <w:szCs w:val="28"/>
          <w:rtl w:val="0"/>
        </w:rPr>
        <w:t xml:space="preserve">POST /d2l/api/lp/(version)/enrollments/batch/</w:t>
      </w:r>
      <w:r w:rsidDel="00000000" w:rsidR="00000000" w:rsidRPr="00000000">
        <w:rPr>
          <w:rtl w:val="0"/>
        </w:rPr>
      </w:r>
    </w:p>
    <w:p w:rsidR="00000000" w:rsidDel="00000000" w:rsidP="00000000" w:rsidRDefault="00000000" w:rsidRPr="00000000" w14:paraId="000000CE">
      <w:pPr>
        <w:numPr>
          <w:ilvl w:val="1"/>
          <w:numId w:val="4"/>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Confirm max 1,000 enrollments per call</w:t>
      </w:r>
    </w:p>
    <w:p w:rsidR="00000000" w:rsidDel="00000000" w:rsidP="00000000" w:rsidRDefault="00000000" w:rsidRPr="00000000" w14:paraId="000000CF">
      <w:pPr>
        <w:numPr>
          <w:ilvl w:val="1"/>
          <w:numId w:val="4"/>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What's the response format? (Success/failure per enrollment)</w:t>
      </w:r>
    </w:p>
    <w:p w:rsidR="00000000" w:rsidDel="00000000" w:rsidP="00000000" w:rsidRDefault="00000000" w:rsidRPr="00000000" w14:paraId="000000D0">
      <w:pPr>
        <w:numPr>
          <w:ilvl w:val="1"/>
          <w:numId w:val="4"/>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How are errors handled in batch? (All-or-nothing or partial success?)</w:t>
      </w:r>
    </w:p>
    <w:p w:rsidR="00000000" w:rsidDel="00000000" w:rsidP="00000000" w:rsidRDefault="00000000" w:rsidRPr="00000000" w14:paraId="000000D1">
      <w:pPr>
        <w:numPr>
          <w:ilvl w:val="1"/>
          <w:numId w:val="4"/>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What's the performance/timeout for 1,000 enrollments?</w:t>
      </w:r>
    </w:p>
    <w:p w:rsidR="00000000" w:rsidDel="00000000" w:rsidP="00000000" w:rsidRDefault="00000000" w:rsidRPr="00000000" w14:paraId="000000D2">
      <w:pPr>
        <w:numPr>
          <w:ilvl w:val="0"/>
          <w:numId w:val="4"/>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Rate limiting for batch operations</w:t>
      </w:r>
      <w:r w:rsidDel="00000000" w:rsidR="00000000" w:rsidRPr="00000000">
        <w:rPr>
          <w:rtl w:val="0"/>
        </w:rPr>
      </w:r>
    </w:p>
    <w:p w:rsidR="00000000" w:rsidDel="00000000" w:rsidP="00000000" w:rsidRDefault="00000000" w:rsidRPr="00000000" w14:paraId="000000D3">
      <w:pPr>
        <w:numPr>
          <w:ilvl w:val="1"/>
          <w:numId w:val="4"/>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Is batch enrollment counted as 1 API call or 1,000?</w:t>
      </w:r>
    </w:p>
    <w:p w:rsidR="00000000" w:rsidDel="00000000" w:rsidP="00000000" w:rsidRDefault="00000000" w:rsidRPr="00000000" w14:paraId="000000D4">
      <w:pPr>
        <w:numPr>
          <w:ilvl w:val="1"/>
          <w:numId w:val="4"/>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Different rate limits for batch vs. individual?</w:t>
      </w:r>
    </w:p>
    <w:p w:rsidR="00000000" w:rsidDel="00000000" w:rsidP="00000000" w:rsidRDefault="00000000" w:rsidRPr="00000000" w14:paraId="000000D5">
      <w:pPr>
        <w:numPr>
          <w:ilvl w:val="1"/>
          <w:numId w:val="4"/>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Recommended batch size for optimal performance?</w:t>
      </w:r>
    </w:p>
    <w:p w:rsidR="00000000" w:rsidDel="00000000" w:rsidP="00000000" w:rsidRDefault="00000000" w:rsidRPr="00000000" w14:paraId="000000D6">
      <w:pPr>
        <w:numPr>
          <w:ilvl w:val="0"/>
          <w:numId w:val="4"/>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Use case: District purchases 500 seats</w:t>
      </w:r>
      <w:r w:rsidDel="00000000" w:rsidR="00000000" w:rsidRPr="00000000">
        <w:rPr>
          <w:rtl w:val="0"/>
        </w:rPr>
      </w:r>
    </w:p>
    <w:p w:rsidR="00000000" w:rsidDel="00000000" w:rsidP="00000000" w:rsidRDefault="00000000" w:rsidRPr="00000000" w14:paraId="000000D7">
      <w:pPr>
        <w:numPr>
          <w:ilvl w:val="1"/>
          <w:numId w:val="4"/>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Better to use batch endpoint or individual calls?</w:t>
      </w:r>
    </w:p>
    <w:p w:rsidR="00000000" w:rsidDel="00000000" w:rsidP="00000000" w:rsidRDefault="00000000" w:rsidRPr="00000000" w14:paraId="000000D8">
      <w:pPr>
        <w:numPr>
          <w:ilvl w:val="1"/>
          <w:numId w:val="4"/>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Any gotchas or limitations we should know?</w:t>
      </w:r>
    </w:p>
    <w:p w:rsidR="00000000" w:rsidDel="00000000" w:rsidP="00000000" w:rsidRDefault="00000000" w:rsidRPr="00000000" w14:paraId="000000D9">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Why This Matters:</w:t>
      </w:r>
      <w:r w:rsidDel="00000000" w:rsidR="00000000" w:rsidRPr="00000000">
        <w:rPr>
          <w:rtl w:val="0"/>
        </w:rPr>
      </w:r>
    </w:p>
    <w:p w:rsidR="00000000" w:rsidDel="00000000" w:rsidP="00000000" w:rsidRDefault="00000000" w:rsidRPr="00000000" w14:paraId="000000DA">
      <w:pPr>
        <w:numPr>
          <w:ilvl w:val="0"/>
          <w:numId w:val="25"/>
        </w:numPr>
        <w:spacing w:after="0" w:afterAutospacing="0"/>
        <w:ind w:left="720" w:hanging="360"/>
        <w:rPr>
          <w:sz w:val="14"/>
          <w:szCs w:val="14"/>
        </w:rPr>
      </w:pPr>
      <w:r w:rsidDel="00000000" w:rsidR="00000000" w:rsidRPr="00000000">
        <w:rPr>
          <w:rFonts w:ascii="Arial" w:cs="Arial" w:eastAsia="Arial" w:hAnsi="Arial"/>
          <w:sz w:val="28"/>
          <w:szCs w:val="28"/>
          <w:rtl w:val="0"/>
        </w:rPr>
        <w:t xml:space="preserve">B2B district enrollments could be large volume</w:t>
      </w:r>
    </w:p>
    <w:p w:rsidR="00000000" w:rsidDel="00000000" w:rsidP="00000000" w:rsidRDefault="00000000" w:rsidRPr="00000000" w14:paraId="000000DB">
      <w:pPr>
        <w:numPr>
          <w:ilvl w:val="0"/>
          <w:numId w:val="25"/>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Affects performance and user experience</w:t>
      </w:r>
    </w:p>
    <w:p w:rsidR="00000000" w:rsidDel="00000000" w:rsidP="00000000" w:rsidRDefault="00000000" w:rsidRPr="00000000" w14:paraId="000000DC">
      <w:pPr>
        <w:numPr>
          <w:ilvl w:val="0"/>
          <w:numId w:val="25"/>
        </w:numPr>
        <w:spacing w:before="0" w:beforeAutospacing="0"/>
        <w:ind w:left="720" w:hanging="360"/>
        <w:rPr>
          <w:sz w:val="14"/>
          <w:szCs w:val="14"/>
        </w:rPr>
      </w:pPr>
      <w:r w:rsidDel="00000000" w:rsidR="00000000" w:rsidRPr="00000000">
        <w:rPr>
          <w:rFonts w:ascii="Arial" w:cs="Arial" w:eastAsia="Arial" w:hAnsi="Arial"/>
          <w:sz w:val="28"/>
          <w:szCs w:val="28"/>
          <w:rtl w:val="0"/>
        </w:rPr>
        <w:t xml:space="preserve">Determines implementation approach</w:t>
      </w:r>
    </w:p>
    <w:p w:rsidR="00000000" w:rsidDel="00000000" w:rsidP="00000000" w:rsidRDefault="00000000" w:rsidRPr="00000000" w14:paraId="000000DD">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What We Need:</w:t>
      </w:r>
      <w:r w:rsidDel="00000000" w:rsidR="00000000" w:rsidRPr="00000000">
        <w:rPr>
          <w:rFonts w:ascii="Arial" w:cs="Arial" w:eastAsia="Arial" w:hAnsi="Arial"/>
          <w:sz w:val="28"/>
          <w:szCs w:val="28"/>
          <w:rtl w:val="0"/>
        </w:rPr>
        <w:t xml:space="preserve"> • Batch endpoint best practices • Rate limiting clarification • Error handling strategy • Recommended batch sizes</w:t>
      </w:r>
    </w:p>
    <w:p w:rsidR="00000000" w:rsidDel="00000000" w:rsidP="00000000" w:rsidRDefault="00000000" w:rsidRPr="00000000" w14:paraId="000000DE">
      <w:pPr>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rPr>
          <w:rFonts w:ascii="Arial" w:cs="Arial" w:eastAsia="Arial" w:hAnsi="Arial"/>
          <w:sz w:val="20"/>
          <w:szCs w:val="20"/>
        </w:rPr>
      </w:pPr>
      <w:bookmarkStart w:colFirst="0" w:colLast="0" w:name="_udcqalj1j16a" w:id="9"/>
      <w:bookmarkEnd w:id="9"/>
      <w:r w:rsidDel="00000000" w:rsidR="00000000" w:rsidRPr="00000000">
        <w:rPr>
          <w:rFonts w:ascii="Arial" w:cs="Arial" w:eastAsia="Arial" w:hAnsi="Arial"/>
          <w:sz w:val="20"/>
          <w:szCs w:val="20"/>
          <w:rtl w:val="0"/>
        </w:rPr>
        <w:t xml:space="preserve">Question 7: Org Unit Creation for Districts [HIGH PRIORITY]</w:t>
      </w:r>
    </w:p>
    <w:p w:rsidR="00000000" w:rsidDel="00000000" w:rsidP="00000000" w:rsidRDefault="00000000" w:rsidRPr="00000000" w14:paraId="000000E0">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Context:</w:t>
      </w:r>
      <w:r w:rsidDel="00000000" w:rsidR="00000000" w:rsidRPr="00000000">
        <w:rPr>
          <w:rFonts w:ascii="Arial" w:cs="Arial" w:eastAsia="Arial" w:hAnsi="Arial"/>
          <w:sz w:val="28"/>
          <w:szCs w:val="28"/>
          <w:rtl w:val="0"/>
        </w:rPr>
        <w:t xml:space="preserve"> When district purchases subscription, we may need to create district-specific org unit dynamically.</w:t>
      </w:r>
    </w:p>
    <w:p w:rsidR="00000000" w:rsidDel="00000000" w:rsidP="00000000" w:rsidRDefault="00000000" w:rsidRPr="00000000" w14:paraId="000000E1">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Questions:</w:t>
      </w:r>
      <w:r w:rsidDel="00000000" w:rsidR="00000000" w:rsidRPr="00000000">
        <w:rPr>
          <w:rtl w:val="0"/>
        </w:rPr>
      </w:r>
    </w:p>
    <w:p w:rsidR="00000000" w:rsidDel="00000000" w:rsidP="00000000" w:rsidRDefault="00000000" w:rsidRPr="00000000" w14:paraId="000000E2">
      <w:pPr>
        <w:numPr>
          <w:ilvl w:val="0"/>
          <w:numId w:val="15"/>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Can we create org units via API?</w:t>
      </w:r>
      <w:r w:rsidDel="00000000" w:rsidR="00000000" w:rsidRPr="00000000">
        <w:rPr>
          <w:rtl w:val="0"/>
        </w:rPr>
      </w:r>
    </w:p>
    <w:p w:rsidR="00000000" w:rsidDel="00000000" w:rsidP="00000000" w:rsidRDefault="00000000" w:rsidRPr="00000000" w14:paraId="000000E3">
      <w:pPr>
        <w:numPr>
          <w:ilvl w:val="1"/>
          <w:numId w:val="15"/>
        </w:numPr>
        <w:spacing w:after="0" w:afterAutospacing="0" w:before="120" w:beforeAutospacing="0"/>
        <w:ind w:left="1440" w:hanging="360"/>
        <w:rPr>
          <w:sz w:val="14"/>
          <w:szCs w:val="14"/>
        </w:rPr>
      </w:pPr>
      <w:r w:rsidDel="00000000" w:rsidR="00000000" w:rsidRPr="00000000">
        <w:rPr>
          <w:rFonts w:ascii="Arial" w:cs="Arial" w:eastAsia="Arial" w:hAnsi="Arial"/>
          <w:color w:val="188038"/>
          <w:sz w:val="28"/>
          <w:szCs w:val="28"/>
          <w:rtl w:val="0"/>
        </w:rPr>
        <w:t xml:space="preserve">POST /d2l/api/lp/(version)/orgstructure/</w:t>
      </w:r>
      <w:r w:rsidDel="00000000" w:rsidR="00000000" w:rsidRPr="00000000">
        <w:rPr>
          <w:rtl w:val="0"/>
        </w:rPr>
      </w:r>
    </w:p>
    <w:p w:rsidR="00000000" w:rsidDel="00000000" w:rsidP="00000000" w:rsidRDefault="00000000" w:rsidRPr="00000000" w14:paraId="000000E4">
      <w:pPr>
        <w:numPr>
          <w:ilvl w:val="1"/>
          <w:numId w:val="15"/>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What fields are required vs. optional?</w:t>
      </w:r>
    </w:p>
    <w:p w:rsidR="00000000" w:rsidDel="00000000" w:rsidP="00000000" w:rsidRDefault="00000000" w:rsidRPr="00000000" w14:paraId="000000E5">
      <w:pPr>
        <w:numPr>
          <w:ilvl w:val="1"/>
          <w:numId w:val="15"/>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Who needs permissions to create org units?</w:t>
      </w:r>
    </w:p>
    <w:p w:rsidR="00000000" w:rsidDel="00000000" w:rsidP="00000000" w:rsidRDefault="00000000" w:rsidRPr="00000000" w14:paraId="000000E6">
      <w:pPr>
        <w:numPr>
          <w:ilvl w:val="0"/>
          <w:numId w:val="15"/>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What's the parent-child relationship?</w:t>
      </w:r>
      <w:r w:rsidDel="00000000" w:rsidR="00000000" w:rsidRPr="00000000">
        <w:rPr>
          <w:rtl w:val="0"/>
        </w:rPr>
      </w:r>
    </w:p>
    <w:p w:rsidR="00000000" w:rsidDel="00000000" w:rsidP="00000000" w:rsidRDefault="00000000" w:rsidRPr="00000000" w14:paraId="000000E7">
      <w:pPr>
        <w:numPr>
          <w:ilvl w:val="1"/>
          <w:numId w:val="15"/>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New district org unit should be child of what? (6606 or 10992?)</w:t>
      </w:r>
    </w:p>
    <w:p w:rsidR="00000000" w:rsidDel="00000000" w:rsidP="00000000" w:rsidRDefault="00000000" w:rsidRPr="00000000" w14:paraId="000000E8">
      <w:pPr>
        <w:numPr>
          <w:ilvl w:val="1"/>
          <w:numId w:val="15"/>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Does org unit type (Department vs. Organization) matter?</w:t>
      </w:r>
    </w:p>
    <w:p w:rsidR="00000000" w:rsidDel="00000000" w:rsidP="00000000" w:rsidRDefault="00000000" w:rsidRPr="00000000" w14:paraId="000000E9">
      <w:pPr>
        <w:numPr>
          <w:ilvl w:val="1"/>
          <w:numId w:val="15"/>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Can we specify org unit type in API?</w:t>
      </w:r>
    </w:p>
    <w:p w:rsidR="00000000" w:rsidDel="00000000" w:rsidP="00000000" w:rsidRDefault="00000000" w:rsidRPr="00000000" w14:paraId="000000EA">
      <w:pPr>
        <w:numPr>
          <w:ilvl w:val="0"/>
          <w:numId w:val="15"/>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When to create org units:</w:t>
      </w:r>
      <w:r w:rsidDel="00000000" w:rsidR="00000000" w:rsidRPr="00000000">
        <w:rPr>
          <w:rtl w:val="0"/>
        </w:rPr>
      </w:r>
    </w:p>
    <w:p w:rsidR="00000000" w:rsidDel="00000000" w:rsidP="00000000" w:rsidRDefault="00000000" w:rsidRPr="00000000" w14:paraId="000000EB">
      <w:pPr>
        <w:numPr>
          <w:ilvl w:val="1"/>
          <w:numId w:val="15"/>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At sale time (on-demand)?</w:t>
      </w:r>
    </w:p>
    <w:p w:rsidR="00000000" w:rsidDel="00000000" w:rsidP="00000000" w:rsidRDefault="00000000" w:rsidRPr="00000000" w14:paraId="000000EC">
      <w:pPr>
        <w:numPr>
          <w:ilvl w:val="1"/>
          <w:numId w:val="15"/>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Pre-create during setup?</w:t>
      </w:r>
    </w:p>
    <w:p w:rsidR="00000000" w:rsidDel="00000000" w:rsidP="00000000" w:rsidRDefault="00000000" w:rsidRPr="00000000" w14:paraId="000000ED">
      <w:pPr>
        <w:numPr>
          <w:ilvl w:val="1"/>
          <w:numId w:val="15"/>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What's the recommended pattern?</w:t>
      </w:r>
    </w:p>
    <w:p w:rsidR="00000000" w:rsidDel="00000000" w:rsidP="00000000" w:rsidRDefault="00000000" w:rsidRPr="00000000" w14:paraId="000000EE">
      <w:pPr>
        <w:numPr>
          <w:ilvl w:val="0"/>
          <w:numId w:val="15"/>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Are there naming conventions or limits?</w:t>
      </w:r>
      <w:r w:rsidDel="00000000" w:rsidR="00000000" w:rsidRPr="00000000">
        <w:rPr>
          <w:rtl w:val="0"/>
        </w:rPr>
      </w:r>
    </w:p>
    <w:p w:rsidR="00000000" w:rsidDel="00000000" w:rsidP="00000000" w:rsidRDefault="00000000" w:rsidRPr="00000000" w14:paraId="000000EF">
      <w:pPr>
        <w:numPr>
          <w:ilvl w:val="1"/>
          <w:numId w:val="15"/>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Max length for org unit names?</w:t>
      </w:r>
    </w:p>
    <w:p w:rsidR="00000000" w:rsidDel="00000000" w:rsidP="00000000" w:rsidRDefault="00000000" w:rsidRPr="00000000" w14:paraId="000000F0">
      <w:pPr>
        <w:numPr>
          <w:ilvl w:val="1"/>
          <w:numId w:val="15"/>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Special characters allowed?</w:t>
      </w:r>
    </w:p>
    <w:p w:rsidR="00000000" w:rsidDel="00000000" w:rsidP="00000000" w:rsidRDefault="00000000" w:rsidRPr="00000000" w14:paraId="000000F1">
      <w:pPr>
        <w:numPr>
          <w:ilvl w:val="1"/>
          <w:numId w:val="15"/>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Recommended naming pattern?</w:t>
      </w:r>
    </w:p>
    <w:p w:rsidR="00000000" w:rsidDel="00000000" w:rsidP="00000000" w:rsidRDefault="00000000" w:rsidRPr="00000000" w14:paraId="000000F2">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Why This Matters:</w:t>
      </w:r>
      <w:r w:rsidDel="00000000" w:rsidR="00000000" w:rsidRPr="00000000">
        <w:rPr>
          <w:rtl w:val="0"/>
        </w:rPr>
      </w:r>
    </w:p>
    <w:p w:rsidR="00000000" w:rsidDel="00000000" w:rsidP="00000000" w:rsidRDefault="00000000" w:rsidRPr="00000000" w14:paraId="000000F3">
      <w:pPr>
        <w:numPr>
          <w:ilvl w:val="0"/>
          <w:numId w:val="11"/>
        </w:numPr>
        <w:spacing w:after="0" w:afterAutospacing="0"/>
        <w:ind w:left="720" w:hanging="360"/>
        <w:rPr>
          <w:sz w:val="14"/>
          <w:szCs w:val="14"/>
        </w:rPr>
      </w:pPr>
      <w:r w:rsidDel="00000000" w:rsidR="00000000" w:rsidRPr="00000000">
        <w:rPr>
          <w:rFonts w:ascii="Arial" w:cs="Arial" w:eastAsia="Arial" w:hAnsi="Arial"/>
          <w:sz w:val="28"/>
          <w:szCs w:val="28"/>
          <w:rtl w:val="0"/>
        </w:rPr>
        <w:t xml:space="preserve">B2B requires district-specific org units</w:t>
      </w:r>
    </w:p>
    <w:p w:rsidR="00000000" w:rsidDel="00000000" w:rsidP="00000000" w:rsidRDefault="00000000" w:rsidRPr="00000000" w14:paraId="000000F4">
      <w:pPr>
        <w:numPr>
          <w:ilvl w:val="0"/>
          <w:numId w:val="11"/>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Affects automation vs. manual setup decision</w:t>
      </w:r>
    </w:p>
    <w:p w:rsidR="00000000" w:rsidDel="00000000" w:rsidP="00000000" w:rsidRDefault="00000000" w:rsidRPr="00000000" w14:paraId="000000F5">
      <w:pPr>
        <w:numPr>
          <w:ilvl w:val="0"/>
          <w:numId w:val="11"/>
        </w:numPr>
        <w:spacing w:before="0" w:beforeAutospacing="0"/>
        <w:ind w:left="720" w:hanging="360"/>
        <w:rPr>
          <w:sz w:val="14"/>
          <w:szCs w:val="14"/>
        </w:rPr>
      </w:pPr>
      <w:r w:rsidDel="00000000" w:rsidR="00000000" w:rsidRPr="00000000">
        <w:rPr>
          <w:rFonts w:ascii="Arial" w:cs="Arial" w:eastAsia="Arial" w:hAnsi="Arial"/>
          <w:sz w:val="28"/>
          <w:szCs w:val="28"/>
          <w:rtl w:val="0"/>
        </w:rPr>
        <w:t xml:space="preserve">Impacts scalability</w:t>
      </w:r>
    </w:p>
    <w:p w:rsidR="00000000" w:rsidDel="00000000" w:rsidP="00000000" w:rsidRDefault="00000000" w:rsidRPr="00000000" w14:paraId="000000F6">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What We Need:</w:t>
      </w:r>
      <w:r w:rsidDel="00000000" w:rsidR="00000000" w:rsidRPr="00000000">
        <w:rPr>
          <w:rFonts w:ascii="Arial" w:cs="Arial" w:eastAsia="Arial" w:hAnsi="Arial"/>
          <w:sz w:val="28"/>
          <w:szCs w:val="28"/>
          <w:rtl w:val="0"/>
        </w:rPr>
        <w:t xml:space="preserve"> • API endpoint documentation for org unit creation • Required fields and data structure • Permissions requirements • Recommended creation pattern</w:t>
      </w:r>
    </w:p>
    <w:p w:rsidR="00000000" w:rsidDel="00000000" w:rsidP="00000000" w:rsidRDefault="00000000" w:rsidRPr="00000000" w14:paraId="000000F7">
      <w:pPr>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rPr>
          <w:rFonts w:ascii="Arial" w:cs="Arial" w:eastAsia="Arial" w:hAnsi="Arial"/>
          <w:sz w:val="20"/>
          <w:szCs w:val="20"/>
        </w:rPr>
      </w:pPr>
      <w:bookmarkStart w:colFirst="0" w:colLast="0" w:name="_7zmwugkeyb5m" w:id="10"/>
      <w:bookmarkEnd w:id="10"/>
      <w:r w:rsidDel="00000000" w:rsidR="00000000" w:rsidRPr="00000000">
        <w:rPr>
          <w:rFonts w:ascii="Arial" w:cs="Arial" w:eastAsia="Arial" w:hAnsi="Arial"/>
          <w:sz w:val="20"/>
          <w:szCs w:val="20"/>
          <w:rtl w:val="0"/>
        </w:rPr>
        <w:t xml:space="preserve">Question 8: Unenrollment for Expired Subscriptions [HIGH PRIORITY]</w:t>
      </w:r>
    </w:p>
    <w:p w:rsidR="00000000" w:rsidDel="00000000" w:rsidP="00000000" w:rsidRDefault="00000000" w:rsidRPr="00000000" w14:paraId="000000F9">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Context:</w:t>
      </w:r>
      <w:r w:rsidDel="00000000" w:rsidR="00000000" w:rsidRPr="00000000">
        <w:rPr>
          <w:rFonts w:ascii="Arial" w:cs="Arial" w:eastAsia="Arial" w:hAnsi="Arial"/>
          <w:sz w:val="28"/>
          <w:szCs w:val="28"/>
          <w:rtl w:val="0"/>
        </w:rPr>
        <w:t xml:space="preserve"> Subscriptions expire after 1 year. Need to remove access.</w:t>
      </w:r>
    </w:p>
    <w:p w:rsidR="00000000" w:rsidDel="00000000" w:rsidP="00000000" w:rsidRDefault="00000000" w:rsidRPr="00000000" w14:paraId="000000FA">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Questions:</w:t>
      </w:r>
      <w:r w:rsidDel="00000000" w:rsidR="00000000" w:rsidRPr="00000000">
        <w:rPr>
          <w:rtl w:val="0"/>
        </w:rPr>
      </w:r>
    </w:p>
    <w:p w:rsidR="00000000" w:rsidDel="00000000" w:rsidP="00000000" w:rsidRDefault="00000000" w:rsidRPr="00000000" w14:paraId="000000FB">
      <w:pPr>
        <w:numPr>
          <w:ilvl w:val="0"/>
          <w:numId w:val="1"/>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Unenrollment endpoint: </w:t>
      </w:r>
      <w:r w:rsidDel="00000000" w:rsidR="00000000" w:rsidRPr="00000000">
        <w:rPr>
          <w:rFonts w:ascii="Arial" w:cs="Arial" w:eastAsia="Arial" w:hAnsi="Arial"/>
          <w:b w:val="1"/>
          <w:bCs w:val="1"/>
          <w:color w:val="188038"/>
          <w:sz w:val="28"/>
          <w:szCs w:val="28"/>
          <w:rtl w:val="0"/>
        </w:rPr>
        <w:t xml:space="preserve">DELETE /d2l/api/lp/(version)/enrollments/orgUnits/(orgUnitId)/users/(userId)</w:t>
      </w:r>
      <w:r w:rsidDel="00000000" w:rsidR="00000000" w:rsidRPr="00000000">
        <w:rPr>
          <w:rtl w:val="0"/>
        </w:rPr>
      </w:r>
    </w:p>
    <w:p w:rsidR="00000000" w:rsidDel="00000000" w:rsidP="00000000" w:rsidRDefault="00000000" w:rsidRPr="00000000" w14:paraId="000000FC">
      <w:pPr>
        <w:numPr>
          <w:ilvl w:val="1"/>
          <w:numId w:val="1"/>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Confirm this removes user access immediately</w:t>
      </w:r>
    </w:p>
    <w:p w:rsidR="00000000" w:rsidDel="00000000" w:rsidP="00000000" w:rsidRDefault="00000000" w:rsidRPr="00000000" w14:paraId="000000FD">
      <w:pPr>
        <w:numPr>
          <w:ilvl w:val="1"/>
          <w:numId w:val="1"/>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What happens to the user's course progress data?</w:t>
      </w:r>
    </w:p>
    <w:p w:rsidR="00000000" w:rsidDel="00000000" w:rsidP="00000000" w:rsidRDefault="00000000" w:rsidRPr="00000000" w14:paraId="000000FE">
      <w:pPr>
        <w:numPr>
          <w:ilvl w:val="1"/>
          <w:numId w:val="1"/>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Does it delete Course Connection records or just deactivate?</w:t>
      </w:r>
    </w:p>
    <w:p w:rsidR="00000000" w:rsidDel="00000000" w:rsidP="00000000" w:rsidRDefault="00000000" w:rsidRPr="00000000" w14:paraId="000000FF">
      <w:pPr>
        <w:numPr>
          <w:ilvl w:val="2"/>
          <w:numId w:val="1"/>
        </w:numPr>
        <w:spacing w:before="0" w:beforeAutospacing="0"/>
        <w:ind w:left="216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The course connection will exist in SF, however we should unenroll them for all courses under learning path</w:t>
      </w:r>
    </w:p>
    <w:p w:rsidR="00000000" w:rsidDel="00000000" w:rsidP="00000000" w:rsidRDefault="00000000" w:rsidRPr="00000000" w14:paraId="00000100">
      <w:pPr>
        <w:numPr>
          <w:ilvl w:val="0"/>
          <w:numId w:val="1"/>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What if the user is enrolled in multiple org units?</w:t>
      </w:r>
      <w:r w:rsidDel="00000000" w:rsidR="00000000" w:rsidRPr="00000000">
        <w:rPr>
          <w:rtl w:val="0"/>
        </w:rPr>
      </w:r>
    </w:p>
    <w:p w:rsidR="00000000" w:rsidDel="00000000" w:rsidP="00000000" w:rsidRDefault="00000000" w:rsidRPr="00000000" w14:paraId="00000101">
      <w:pPr>
        <w:numPr>
          <w:ilvl w:val="1"/>
          <w:numId w:val="1"/>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Individual has both LA subscription AND ISTE Cert</w:t>
      </w:r>
    </w:p>
    <w:p w:rsidR="00000000" w:rsidDel="00000000" w:rsidP="00000000" w:rsidRDefault="00000000" w:rsidRPr="00000000" w14:paraId="00000102">
      <w:pPr>
        <w:numPr>
          <w:ilvl w:val="1"/>
          <w:numId w:val="1"/>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If we unenroll from org unit 10992, does it affect other org units?</w:t>
      </w:r>
    </w:p>
    <w:p w:rsidR="00000000" w:rsidDel="00000000" w:rsidP="00000000" w:rsidRDefault="00000000" w:rsidRPr="00000000" w14:paraId="00000103">
      <w:pPr>
        <w:numPr>
          <w:ilvl w:val="1"/>
          <w:numId w:val="1"/>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How to remove access without affecting other programs?</w:t>
      </w:r>
    </w:p>
    <w:p w:rsidR="00000000" w:rsidDel="00000000" w:rsidP="00000000" w:rsidRDefault="00000000" w:rsidRPr="00000000" w14:paraId="00000104">
      <w:pPr>
        <w:numPr>
          <w:ilvl w:val="2"/>
          <w:numId w:val="1"/>
        </w:numPr>
        <w:spacing w:before="0" w:beforeAutospacing="0"/>
        <w:ind w:left="2160" w:hanging="360"/>
        <w:rPr>
          <w:sz w:val="14"/>
          <w:szCs w:val="14"/>
        </w:rPr>
      </w:pPr>
      <w:r w:rsidDel="00000000" w:rsidR="00000000" w:rsidRPr="00000000">
        <w:rPr>
          <w:rFonts w:ascii="Arial" w:cs="Arial" w:eastAsia="Arial" w:hAnsi="Arial"/>
          <w:sz w:val="28"/>
          <w:szCs w:val="28"/>
          <w:rtl w:val="0"/>
        </w:rPr>
        <w:t xml:space="preserve">We currently remove them from the classlist but need clarification on how it works with learning paths.</w:t>
      </w:r>
    </w:p>
    <w:p w:rsidR="00000000" w:rsidDel="00000000" w:rsidP="00000000" w:rsidRDefault="00000000" w:rsidRPr="00000000" w14:paraId="00000105">
      <w:pPr>
        <w:numPr>
          <w:ilvl w:val="0"/>
          <w:numId w:val="1"/>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Grace period handling:</w:t>
      </w:r>
      <w:r w:rsidDel="00000000" w:rsidR="00000000" w:rsidRPr="00000000">
        <w:rPr>
          <w:rtl w:val="0"/>
        </w:rPr>
      </w:r>
    </w:p>
    <w:p w:rsidR="00000000" w:rsidDel="00000000" w:rsidP="00000000" w:rsidRDefault="00000000" w:rsidRPr="00000000" w14:paraId="00000106">
      <w:pPr>
        <w:numPr>
          <w:ilvl w:val="1"/>
          <w:numId w:val="1"/>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If we want 30-day grace period, do we just delay API call?</w:t>
      </w:r>
    </w:p>
    <w:p w:rsidR="00000000" w:rsidDel="00000000" w:rsidP="00000000" w:rsidRDefault="00000000" w:rsidRPr="00000000" w14:paraId="00000107">
      <w:pPr>
        <w:numPr>
          <w:ilvl w:val="1"/>
          <w:numId w:val="1"/>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Or is there a D2L concept of "access end date"?</w:t>
      </w:r>
    </w:p>
    <w:p w:rsidR="00000000" w:rsidDel="00000000" w:rsidP="00000000" w:rsidRDefault="00000000" w:rsidRPr="00000000" w14:paraId="00000108">
      <w:pPr>
        <w:numPr>
          <w:ilvl w:val="1"/>
          <w:numId w:val="1"/>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Can user still see courses but not access content?</w:t>
      </w:r>
    </w:p>
    <w:p w:rsidR="00000000" w:rsidDel="00000000" w:rsidP="00000000" w:rsidRDefault="00000000" w:rsidRPr="00000000" w14:paraId="00000109">
      <w:pPr>
        <w:numPr>
          <w:ilvl w:val="0"/>
          <w:numId w:val="1"/>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Re-enrollment after renewal:</w:t>
      </w:r>
      <w:r w:rsidDel="00000000" w:rsidR="00000000" w:rsidRPr="00000000">
        <w:rPr>
          <w:rtl w:val="0"/>
        </w:rPr>
      </w:r>
    </w:p>
    <w:p w:rsidR="00000000" w:rsidDel="00000000" w:rsidP="00000000" w:rsidRDefault="00000000" w:rsidRPr="00000000" w14:paraId="0000010A">
      <w:pPr>
        <w:numPr>
          <w:ilvl w:val="1"/>
          <w:numId w:val="1"/>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If user renews subscription, can we re-enroll in same org unit?</w:t>
      </w:r>
    </w:p>
    <w:p w:rsidR="00000000" w:rsidDel="00000000" w:rsidP="00000000" w:rsidRDefault="00000000" w:rsidRPr="00000000" w14:paraId="0000010B">
      <w:pPr>
        <w:numPr>
          <w:ilvl w:val="1"/>
          <w:numId w:val="1"/>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Does previous progress get restored?</w:t>
      </w:r>
    </w:p>
    <w:p w:rsidR="00000000" w:rsidDel="00000000" w:rsidP="00000000" w:rsidRDefault="00000000" w:rsidRPr="00000000" w14:paraId="0000010C">
      <w:pPr>
        <w:numPr>
          <w:ilvl w:val="1"/>
          <w:numId w:val="1"/>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Any special considerations for renewals?</w:t>
      </w:r>
    </w:p>
    <w:p w:rsidR="00000000" w:rsidDel="00000000" w:rsidP="00000000" w:rsidRDefault="00000000" w:rsidRPr="00000000" w14:paraId="0000010D">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Why This Matters:</w:t>
      </w:r>
      <w:r w:rsidDel="00000000" w:rsidR="00000000" w:rsidRPr="00000000">
        <w:rPr>
          <w:rtl w:val="0"/>
        </w:rPr>
      </w:r>
    </w:p>
    <w:p w:rsidR="00000000" w:rsidDel="00000000" w:rsidP="00000000" w:rsidRDefault="00000000" w:rsidRPr="00000000" w14:paraId="0000010E">
      <w:pPr>
        <w:numPr>
          <w:ilvl w:val="0"/>
          <w:numId w:val="20"/>
        </w:numPr>
        <w:spacing w:after="0" w:afterAutospacing="0"/>
        <w:ind w:left="720" w:hanging="360"/>
        <w:rPr>
          <w:sz w:val="14"/>
          <w:szCs w:val="14"/>
        </w:rPr>
      </w:pPr>
      <w:r w:rsidDel="00000000" w:rsidR="00000000" w:rsidRPr="00000000">
        <w:rPr>
          <w:rFonts w:ascii="Arial" w:cs="Arial" w:eastAsia="Arial" w:hAnsi="Arial"/>
          <w:sz w:val="28"/>
          <w:szCs w:val="28"/>
          <w:rtl w:val="0"/>
        </w:rPr>
        <w:t xml:space="preserve">Subscription lifecycle management is core requirement</w:t>
      </w:r>
    </w:p>
    <w:p w:rsidR="00000000" w:rsidDel="00000000" w:rsidP="00000000" w:rsidRDefault="00000000" w:rsidRPr="00000000" w14:paraId="0000010F">
      <w:pPr>
        <w:numPr>
          <w:ilvl w:val="0"/>
          <w:numId w:val="20"/>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Affects data retention policies</w:t>
      </w:r>
    </w:p>
    <w:p w:rsidR="00000000" w:rsidDel="00000000" w:rsidP="00000000" w:rsidRDefault="00000000" w:rsidRPr="00000000" w14:paraId="00000110">
      <w:pPr>
        <w:numPr>
          <w:ilvl w:val="0"/>
          <w:numId w:val="20"/>
        </w:numPr>
        <w:spacing w:before="0" w:beforeAutospacing="0"/>
        <w:ind w:left="720" w:hanging="360"/>
        <w:rPr>
          <w:sz w:val="14"/>
          <w:szCs w:val="14"/>
        </w:rPr>
      </w:pPr>
      <w:r w:rsidDel="00000000" w:rsidR="00000000" w:rsidRPr="00000000">
        <w:rPr>
          <w:rFonts w:ascii="Arial" w:cs="Arial" w:eastAsia="Arial" w:hAnsi="Arial"/>
          <w:sz w:val="28"/>
          <w:szCs w:val="28"/>
          <w:rtl w:val="0"/>
        </w:rPr>
        <w:t xml:space="preserve">User experience implications</w:t>
      </w:r>
    </w:p>
    <w:p w:rsidR="00000000" w:rsidDel="00000000" w:rsidP="00000000" w:rsidRDefault="00000000" w:rsidRPr="00000000" w14:paraId="00000111">
      <w:pPr>
        <w:rPr>
          <w:ins w:author="Ankita Awasthi" w:id="0" w:date="2026-02-04T18:39:36Z"/>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What We Need:</w:t>
      </w:r>
      <w:r w:rsidDel="00000000" w:rsidR="00000000" w:rsidRPr="00000000">
        <w:rPr>
          <w:rFonts w:ascii="Arial" w:cs="Arial" w:eastAsia="Arial" w:hAnsi="Arial"/>
          <w:sz w:val="28"/>
          <w:szCs w:val="28"/>
          <w:rtl w:val="0"/>
        </w:rPr>
        <w:t xml:space="preserve"> • Unenrollment mechanics and data impact • Best practices for subscription expiration • Renewal re-enrollment patterns • Data persistence behavior</w:t>
      </w:r>
      <w:ins w:author="Ankita Awasthi" w:id="0" w:date="2026-02-04T18:39:36Z">
        <w:r w:rsidDel="00000000" w:rsidR="00000000" w:rsidRPr="00000000">
          <w:rPr>
            <w:rtl w:val="0"/>
          </w:rPr>
        </w:r>
      </w:ins>
    </w:p>
    <w:p w:rsidR="00000000" w:rsidDel="00000000" w:rsidP="00000000" w:rsidRDefault="00000000" w:rsidRPr="00000000" w14:paraId="00000112">
      <w:pPr>
        <w:ind w:left="0" w:firstLine="0"/>
        <w:rPr>
          <w:ins w:author="Ankita Awasthi" w:id="0" w:date="2026-02-04T18:39:36Z"/>
          <w:rFonts w:ascii="Arial" w:cs="Arial" w:eastAsia="Arial" w:hAnsi="Arial"/>
          <w:sz w:val="28"/>
          <w:szCs w:val="28"/>
          <w:rPrChange w:author="Ankita Awasthi" w:id="1" w:date="2026-02-04T18:39:36Z">
            <w:rPr>
              <w:rFonts w:ascii="Arial" w:cs="Arial" w:eastAsia="Arial" w:hAnsi="Arial"/>
              <w:sz w:val="28"/>
              <w:szCs w:val="28"/>
            </w:rPr>
          </w:rPrChange>
        </w:rPr>
      </w:pPr>
      <w:ins w:author="Ankita Awasthi" w:id="0" w:date="2026-02-04T18:39:36Z">
        <w:r w:rsidDel="00000000" w:rsidR="00000000" w:rsidRPr="00000000">
          <w:rPr>
            <w:rFonts w:ascii="Arial" w:cs="Arial" w:eastAsia="Arial" w:hAnsi="Arial"/>
            <w:sz w:val="28"/>
            <w:szCs w:val="28"/>
            <w:rtl w:val="0"/>
            <w:rPrChange w:author="Ankita Awasthi" w:id="1" w:date="2026-02-04T18:39:36Z">
              <w:rPr>
                <w:rFonts w:ascii="Arial" w:cs="Arial" w:eastAsia="Arial" w:hAnsi="Arial"/>
                <w:sz w:val="28"/>
                <w:szCs w:val="28"/>
              </w:rPr>
            </w:rPrChange>
          </w:rPr>
          <w:t xml:space="preserve">What are the recommended best practices for maintaining clean user records in D2L after the end date?</w:t>
        </w:r>
      </w:ins>
    </w:p>
    <w:p w:rsidR="00000000" w:rsidDel="00000000" w:rsidP="00000000" w:rsidRDefault="00000000" w:rsidRPr="00000000" w14:paraId="00000113">
      <w:pPr>
        <w:numPr>
          <w:ilvl w:val="0"/>
          <w:numId w:val="20"/>
        </w:numPr>
        <w:spacing w:after="0" w:afterAutospacing="0"/>
        <w:ind w:left="720" w:hanging="360"/>
        <w:rPr>
          <w:ins w:author="Ankita Awasthi" w:id="0" w:date="2026-02-04T18:39:36Z"/>
          <w:rFonts w:ascii="Arial" w:cs="Arial" w:eastAsia="Arial" w:hAnsi="Arial"/>
          <w:sz w:val="28"/>
          <w:szCs w:val="28"/>
          <w:u w:val="none"/>
        </w:rPr>
      </w:pPr>
      <w:ins w:author="Ankita Awasthi" w:id="0" w:date="2026-02-04T18:39:36Z">
        <w:r w:rsidDel="00000000" w:rsidR="00000000" w:rsidRPr="00000000">
          <w:rPr>
            <w:rFonts w:ascii="Arial" w:cs="Arial" w:eastAsia="Arial" w:hAnsi="Arial"/>
            <w:sz w:val="28"/>
            <w:szCs w:val="28"/>
            <w:rtl w:val="0"/>
            <w:rPrChange w:author="Ankita Awasthi" w:id="1" w:date="2026-02-04T18:39:36Z">
              <w:rPr>
                <w:rFonts w:ascii="Arial" w:cs="Arial" w:eastAsia="Arial" w:hAnsi="Arial"/>
                <w:sz w:val="28"/>
                <w:szCs w:val="28"/>
              </w:rPr>
            </w:rPrChange>
          </w:rPr>
          <w:t xml:space="preserve">Classlist role change within the course offering and learning path?</w:t>
        </w:r>
      </w:ins>
    </w:p>
    <w:p w:rsidR="00000000" w:rsidDel="00000000" w:rsidP="00000000" w:rsidRDefault="00000000" w:rsidRPr="00000000" w14:paraId="00000114">
      <w:pPr>
        <w:numPr>
          <w:ilvl w:val="0"/>
          <w:numId w:val="20"/>
        </w:numPr>
        <w:spacing w:before="0" w:beforeAutospacing="0"/>
        <w:ind w:left="720" w:hanging="360"/>
        <w:rPr>
          <w:ins w:author="Ankita Awasthi" w:id="0" w:date="2026-02-04T18:39:36Z"/>
          <w:rFonts w:ascii="Arial" w:cs="Arial" w:eastAsia="Arial" w:hAnsi="Arial"/>
          <w:sz w:val="28"/>
          <w:szCs w:val="28"/>
          <w:u w:val="none"/>
        </w:rPr>
      </w:pPr>
      <w:ins w:author="Ankita Awasthi" w:id="0" w:date="2026-02-04T18:39:36Z">
        <w:r w:rsidDel="00000000" w:rsidR="00000000" w:rsidRPr="00000000">
          <w:rPr>
            <w:rFonts w:ascii="Arial" w:cs="Arial" w:eastAsia="Arial" w:hAnsi="Arial"/>
            <w:sz w:val="28"/>
            <w:szCs w:val="28"/>
            <w:rtl w:val="0"/>
            <w:rPrChange w:author="Ankita Awasthi" w:id="1" w:date="2026-02-04T18:39:36Z">
              <w:rPr>
                <w:rFonts w:ascii="Arial" w:cs="Arial" w:eastAsia="Arial" w:hAnsi="Arial"/>
                <w:sz w:val="28"/>
                <w:szCs w:val="28"/>
              </w:rPr>
            </w:rPrChange>
          </w:rPr>
          <w:t xml:space="preserve">User record role change?</w:t>
        </w:r>
        <w:r w:rsidDel="00000000" w:rsidR="00000000" w:rsidRPr="00000000">
          <w:rPr>
            <w:rtl w:val="0"/>
          </w:rPr>
        </w:r>
      </w:ins>
    </w:p>
    <w:p w:rsidR="00000000" w:rsidDel="00000000" w:rsidP="00000000" w:rsidRDefault="00000000" w:rsidRPr="00000000" w14:paraId="00000115">
      <w:pPr>
        <w:ind w:left="0" w:firstLine="0"/>
        <w:rPr>
          <w:ins w:author="Ankita Awasthi" w:id="0" w:date="2026-02-04T18:39:36Z"/>
          <w:rFonts w:ascii="Arial" w:cs="Arial" w:eastAsia="Arial" w:hAnsi="Arial"/>
          <w:sz w:val="28"/>
          <w:szCs w:val="28"/>
          <w:rPrChange w:author="Ankita Awasthi" w:id="1" w:date="2026-02-04T18:39:36Z">
            <w:rPr>
              <w:rFonts w:ascii="Arial" w:cs="Arial" w:eastAsia="Arial" w:hAnsi="Arial"/>
              <w:sz w:val="28"/>
              <w:szCs w:val="28"/>
            </w:rPr>
          </w:rPrChange>
        </w:rPr>
      </w:pPr>
      <w:ins w:author="Ankita Awasthi" w:id="0" w:date="2026-02-04T18:39:36Z">
        <w:r w:rsidDel="00000000" w:rsidR="00000000" w:rsidRPr="00000000">
          <w:rPr>
            <w:rFonts w:ascii="Arial" w:cs="Arial" w:eastAsia="Arial" w:hAnsi="Arial"/>
            <w:sz w:val="28"/>
            <w:szCs w:val="28"/>
            <w:rtl w:val="0"/>
            <w:rPrChange w:author="Ankita Awasthi" w:id="1" w:date="2026-02-04T18:39:36Z">
              <w:rPr>
                <w:rFonts w:ascii="Arial" w:cs="Arial" w:eastAsia="Arial" w:hAnsi="Arial"/>
                <w:sz w:val="28"/>
                <w:szCs w:val="28"/>
              </w:rPr>
            </w:rPrChange>
          </w:rPr>
          <w:t xml:space="preserve">Product owners need to confirm how long the district leader has access to the dashboards within D2L and how long they need to be able to see all their learners (irrespective of the progress) in the classlist.</w:t>
        </w:r>
      </w:ins>
    </w:p>
    <w:p w:rsidR="00000000" w:rsidDel="00000000" w:rsidP="00000000" w:rsidRDefault="00000000" w:rsidRPr="00000000" w14:paraId="00000116">
      <w:pPr>
        <w:ind w:left="0" w:firstLine="720"/>
        <w:rPr>
          <w:rFonts w:ascii="Arial" w:cs="Arial" w:eastAsia="Arial" w:hAnsi="Arial"/>
          <w:b w:val="0"/>
          <w:bCs w:val="0"/>
          <w:i w:val="0"/>
          <w:iCs w:val="0"/>
          <w:smallCaps w:val="0"/>
          <w:strike w:val="0"/>
          <w:color w:val="000000"/>
          <w:sz w:val="22"/>
          <w:szCs w:val="22"/>
          <w:u w:val="none"/>
          <w:shd w:fill="auto" w:val="clear"/>
          <w:vertAlign w:val="baseline"/>
          <w:rPrChange w:author="Ankita Awasthi" w:id="1" w:date="2026-02-04T18:39:36Z">
            <w:rPr>
              <w:rFonts w:ascii="Arial" w:cs="Arial" w:eastAsia="Arial" w:hAnsi="Arial"/>
              <w:sz w:val="28"/>
              <w:szCs w:val="28"/>
            </w:rPr>
          </w:rPrChange>
        </w:rPr>
        <w:pPrChange w:author="Ankita Awasthi" w:id="0" w:date="2026-02-04T18:39:36Z">
          <w:pPr/>
        </w:pPrChange>
      </w:pPr>
      <w:ins w:author="Ankita Awasthi" w:id="0" w:date="2026-02-04T18:39:36Z">
        <w:r w:rsidDel="00000000" w:rsidR="00000000" w:rsidRPr="00000000">
          <w:rPr>
            <w:rFonts w:ascii="Arial" w:cs="Arial" w:eastAsia="Arial" w:hAnsi="Arial"/>
            <w:sz w:val="28"/>
            <w:szCs w:val="28"/>
            <w:rtl w:val="0"/>
            <w:rPrChange w:author="Ankita Awasthi" w:id="1" w:date="2026-02-04T18:39:36Z">
              <w:rPr>
                <w:rFonts w:ascii="Arial" w:cs="Arial" w:eastAsia="Arial" w:hAnsi="Arial"/>
                <w:sz w:val="28"/>
                <w:szCs w:val="28"/>
              </w:rPr>
            </w:rPrChange>
          </w:rPr>
          <w:t xml:space="preserve">Important since unenrolling them after the end date will remove the learners from the classlist</w:t>
        </w:r>
      </w:ins>
      <w:r w:rsidDel="00000000" w:rsidR="00000000" w:rsidRPr="00000000">
        <w:rPr>
          <w:rtl w:val="0"/>
        </w:rPr>
      </w:r>
    </w:p>
    <w:p w:rsidR="00000000" w:rsidDel="00000000" w:rsidP="00000000" w:rsidRDefault="00000000" w:rsidRPr="00000000" w14:paraId="00000117">
      <w:pPr>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rPr>
          <w:rFonts w:ascii="Arial" w:cs="Arial" w:eastAsia="Arial" w:hAnsi="Arial"/>
          <w:sz w:val="24"/>
          <w:szCs w:val="24"/>
        </w:rPr>
      </w:pPr>
      <w:bookmarkStart w:colFirst="0" w:colLast="0" w:name="_ycw66jtczib" w:id="11"/>
      <w:bookmarkEnd w:id="11"/>
      <w:r w:rsidDel="00000000" w:rsidR="00000000" w:rsidRPr="00000000">
        <w:rPr>
          <w:rFonts w:ascii="Arial" w:cs="Arial" w:eastAsia="Arial" w:hAnsi="Arial"/>
          <w:sz w:val="24"/>
          <w:szCs w:val="24"/>
          <w:rtl w:val="0"/>
        </w:rPr>
        <w:t xml:space="preserve">MEDIUM PRIORITY QUESTIONS</w:t>
      </w:r>
    </w:p>
    <w:p w:rsidR="00000000" w:rsidDel="00000000" w:rsidP="00000000" w:rsidRDefault="00000000" w:rsidRPr="00000000" w14:paraId="00000119">
      <w:pPr>
        <w:pStyle w:val="Heading3"/>
        <w:rPr>
          <w:rFonts w:ascii="Arial" w:cs="Arial" w:eastAsia="Arial" w:hAnsi="Arial"/>
          <w:sz w:val="20"/>
          <w:szCs w:val="20"/>
        </w:rPr>
      </w:pPr>
      <w:bookmarkStart w:colFirst="0" w:colLast="0" w:name="_e7egf3cx7fh" w:id="12"/>
      <w:bookmarkEnd w:id="12"/>
      <w:r w:rsidDel="00000000" w:rsidR="00000000" w:rsidRPr="00000000">
        <w:rPr>
          <w:rFonts w:ascii="Arial" w:cs="Arial" w:eastAsia="Arial" w:hAnsi="Arial"/>
          <w:sz w:val="20"/>
          <w:szCs w:val="20"/>
          <w:rtl w:val="0"/>
        </w:rPr>
        <w:t xml:space="preserve">Question 9: Manager Dashboard Tool [MEDIUM PRIORITY]</w:t>
      </w:r>
    </w:p>
    <w:p w:rsidR="00000000" w:rsidDel="00000000" w:rsidP="00000000" w:rsidRDefault="00000000" w:rsidRPr="00000000" w14:paraId="0000011A">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Context:</w:t>
      </w:r>
      <w:r w:rsidDel="00000000" w:rsidR="00000000" w:rsidRPr="00000000">
        <w:rPr>
          <w:rFonts w:ascii="Arial" w:cs="Arial" w:eastAsia="Arial" w:hAnsi="Arial"/>
          <w:sz w:val="28"/>
          <w:szCs w:val="28"/>
          <w:rtl w:val="0"/>
        </w:rPr>
        <w:t xml:space="preserve"> Ankita mentioned D2L has "specific tool" for district admins to view learner progress.</w:t>
      </w:r>
    </w:p>
    <w:p w:rsidR="00000000" w:rsidDel="00000000" w:rsidP="00000000" w:rsidRDefault="00000000" w:rsidRPr="00000000" w14:paraId="0000011B">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Questions:</w:t>
      </w:r>
      <w:r w:rsidDel="00000000" w:rsidR="00000000" w:rsidRPr="00000000">
        <w:rPr>
          <w:rtl w:val="0"/>
        </w:rPr>
      </w:r>
    </w:p>
    <w:p w:rsidR="00000000" w:rsidDel="00000000" w:rsidP="00000000" w:rsidRDefault="00000000" w:rsidRPr="00000000" w14:paraId="0000011C">
      <w:pPr>
        <w:numPr>
          <w:ilvl w:val="0"/>
          <w:numId w:val="12"/>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Is this the "Manager Dashboard" add-on?</w:t>
      </w:r>
      <w:r w:rsidDel="00000000" w:rsidR="00000000" w:rsidRPr="00000000">
        <w:rPr>
          <w:rtl w:val="0"/>
        </w:rPr>
      </w:r>
    </w:p>
    <w:p w:rsidR="00000000" w:rsidDel="00000000" w:rsidP="00000000" w:rsidRDefault="00000000" w:rsidRPr="00000000" w14:paraId="0000011D">
      <w:pPr>
        <w:numPr>
          <w:ilvl w:val="1"/>
          <w:numId w:val="12"/>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Is it included in base platform or separate purchase?</w:t>
      </w:r>
    </w:p>
    <w:p w:rsidR="00000000" w:rsidDel="00000000" w:rsidP="00000000" w:rsidRDefault="00000000" w:rsidRPr="00000000" w14:paraId="0000011E">
      <w:pPr>
        <w:numPr>
          <w:ilvl w:val="1"/>
          <w:numId w:val="12"/>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What's the cost (if known)?</w:t>
      </w:r>
    </w:p>
    <w:p w:rsidR="00000000" w:rsidDel="00000000" w:rsidP="00000000" w:rsidRDefault="00000000" w:rsidRPr="00000000" w14:paraId="0000011F">
      <w:pPr>
        <w:numPr>
          <w:ilvl w:val="1"/>
          <w:numId w:val="12"/>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What functionality does it provide?</w:t>
      </w:r>
    </w:p>
    <w:p w:rsidR="00000000" w:rsidDel="00000000" w:rsidP="00000000" w:rsidRDefault="00000000" w:rsidRPr="00000000" w14:paraId="00000120">
      <w:pPr>
        <w:numPr>
          <w:ilvl w:val="0"/>
          <w:numId w:val="12"/>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If not Manager Dashboard, what is it?</w:t>
      </w:r>
      <w:r w:rsidDel="00000000" w:rsidR="00000000" w:rsidRPr="00000000">
        <w:rPr>
          <w:rtl w:val="0"/>
        </w:rPr>
      </w:r>
    </w:p>
    <w:p w:rsidR="00000000" w:rsidDel="00000000" w:rsidP="00000000" w:rsidRDefault="00000000" w:rsidRPr="00000000" w14:paraId="00000121">
      <w:pPr>
        <w:numPr>
          <w:ilvl w:val="1"/>
          <w:numId w:val="12"/>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Native D2L reporting?</w:t>
      </w:r>
    </w:p>
    <w:p w:rsidR="00000000" w:rsidDel="00000000" w:rsidP="00000000" w:rsidRDefault="00000000" w:rsidRPr="00000000" w14:paraId="00000122">
      <w:pPr>
        <w:numPr>
          <w:ilvl w:val="1"/>
          <w:numId w:val="12"/>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Learning Analytics tool?</w:t>
      </w:r>
    </w:p>
    <w:p w:rsidR="00000000" w:rsidDel="00000000" w:rsidP="00000000" w:rsidRDefault="00000000" w:rsidRPr="00000000" w14:paraId="00000123">
      <w:pPr>
        <w:numPr>
          <w:ilvl w:val="1"/>
          <w:numId w:val="12"/>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Custom dashboard?</w:t>
      </w:r>
    </w:p>
    <w:p w:rsidR="00000000" w:rsidDel="00000000" w:rsidP="00000000" w:rsidRDefault="00000000" w:rsidRPr="00000000" w14:paraId="00000124">
      <w:pPr>
        <w:numPr>
          <w:ilvl w:val="0"/>
          <w:numId w:val="12"/>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Does it require API integration or just configuration?</w:t>
      </w:r>
      <w:r w:rsidDel="00000000" w:rsidR="00000000" w:rsidRPr="00000000">
        <w:rPr>
          <w:rtl w:val="0"/>
        </w:rPr>
      </w:r>
    </w:p>
    <w:p w:rsidR="00000000" w:rsidDel="00000000" w:rsidP="00000000" w:rsidRDefault="00000000" w:rsidRPr="00000000" w14:paraId="00000125">
      <w:pPr>
        <w:numPr>
          <w:ilvl w:val="1"/>
          <w:numId w:val="12"/>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Can district admins access it directly in D2L?</w:t>
      </w:r>
    </w:p>
    <w:p w:rsidR="00000000" w:rsidDel="00000000" w:rsidP="00000000" w:rsidRDefault="00000000" w:rsidRPr="00000000" w14:paraId="00000126">
      <w:pPr>
        <w:numPr>
          <w:ilvl w:val="1"/>
          <w:numId w:val="12"/>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Or does it need to be embedded in external system?</w:t>
      </w:r>
    </w:p>
    <w:p w:rsidR="00000000" w:rsidDel="00000000" w:rsidP="00000000" w:rsidRDefault="00000000" w:rsidRPr="00000000" w14:paraId="00000127">
      <w:pPr>
        <w:numPr>
          <w:ilvl w:val="0"/>
          <w:numId w:val="12"/>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What data does it show?</w:t>
      </w:r>
      <w:r w:rsidDel="00000000" w:rsidR="00000000" w:rsidRPr="00000000">
        <w:rPr>
          <w:rtl w:val="0"/>
        </w:rPr>
      </w:r>
    </w:p>
    <w:p w:rsidR="00000000" w:rsidDel="00000000" w:rsidP="00000000" w:rsidRDefault="00000000" w:rsidRPr="00000000" w14:paraId="00000128">
      <w:pPr>
        <w:numPr>
          <w:ilvl w:val="1"/>
          <w:numId w:val="12"/>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Enrollment counts?</w:t>
      </w:r>
    </w:p>
    <w:p w:rsidR="00000000" w:rsidDel="00000000" w:rsidP="00000000" w:rsidRDefault="00000000" w:rsidRPr="00000000" w14:paraId="00000129">
      <w:pPr>
        <w:numPr>
          <w:ilvl w:val="1"/>
          <w:numId w:val="12"/>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Course completion rates?</w:t>
      </w:r>
    </w:p>
    <w:p w:rsidR="00000000" w:rsidDel="00000000" w:rsidP="00000000" w:rsidRDefault="00000000" w:rsidRPr="00000000" w14:paraId="0000012A">
      <w:pPr>
        <w:numPr>
          <w:ilvl w:val="1"/>
          <w:numId w:val="12"/>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Individual learner progress?</w:t>
      </w:r>
    </w:p>
    <w:p w:rsidR="00000000" w:rsidDel="00000000" w:rsidP="00000000" w:rsidRDefault="00000000" w:rsidRPr="00000000" w14:paraId="0000012B">
      <w:pPr>
        <w:numPr>
          <w:ilvl w:val="1"/>
          <w:numId w:val="12"/>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Assessment scores?</w:t>
      </w:r>
    </w:p>
    <w:p w:rsidR="00000000" w:rsidDel="00000000" w:rsidP="00000000" w:rsidRDefault="00000000" w:rsidRPr="00000000" w14:paraId="0000012C">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Why This Matters:</w:t>
      </w:r>
      <w:r w:rsidDel="00000000" w:rsidR="00000000" w:rsidRPr="00000000">
        <w:rPr>
          <w:rtl w:val="0"/>
        </w:rPr>
      </w:r>
    </w:p>
    <w:p w:rsidR="00000000" w:rsidDel="00000000" w:rsidP="00000000" w:rsidRDefault="00000000" w:rsidRPr="00000000" w14:paraId="0000012D">
      <w:pPr>
        <w:numPr>
          <w:ilvl w:val="0"/>
          <w:numId w:val="6"/>
        </w:numPr>
        <w:spacing w:after="0" w:afterAutospacing="0"/>
        <w:ind w:left="720" w:hanging="360"/>
        <w:rPr>
          <w:sz w:val="14"/>
          <w:szCs w:val="14"/>
        </w:rPr>
      </w:pPr>
      <w:r w:rsidDel="00000000" w:rsidR="00000000" w:rsidRPr="00000000">
        <w:rPr>
          <w:rFonts w:ascii="Arial" w:cs="Arial" w:eastAsia="Arial" w:hAnsi="Arial"/>
          <w:sz w:val="28"/>
          <w:szCs w:val="28"/>
          <w:rtl w:val="0"/>
        </w:rPr>
        <w:t xml:space="preserve">May impact MVP scope</w:t>
      </w:r>
    </w:p>
    <w:p w:rsidR="00000000" w:rsidDel="00000000" w:rsidP="00000000" w:rsidRDefault="00000000" w:rsidRPr="00000000" w14:paraId="0000012E">
      <w:pPr>
        <w:numPr>
          <w:ilvl w:val="0"/>
          <w:numId w:val="6"/>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Could affect cost</w:t>
      </w:r>
    </w:p>
    <w:p w:rsidR="00000000" w:rsidDel="00000000" w:rsidP="00000000" w:rsidRDefault="00000000" w:rsidRPr="00000000" w14:paraId="0000012F">
      <w:pPr>
        <w:numPr>
          <w:ilvl w:val="0"/>
          <w:numId w:val="6"/>
        </w:numPr>
        <w:spacing w:before="0" w:beforeAutospacing="0"/>
        <w:ind w:left="720" w:hanging="360"/>
        <w:rPr>
          <w:sz w:val="14"/>
          <w:szCs w:val="14"/>
        </w:rPr>
      </w:pPr>
      <w:r w:rsidDel="00000000" w:rsidR="00000000" w:rsidRPr="00000000">
        <w:rPr>
          <w:rFonts w:ascii="Arial" w:cs="Arial" w:eastAsia="Arial" w:hAnsi="Arial"/>
          <w:sz w:val="28"/>
          <w:szCs w:val="28"/>
          <w:rtl w:val="0"/>
        </w:rPr>
        <w:t xml:space="preserve">Determines if DevPixel needs to build custom reporting</w:t>
      </w:r>
    </w:p>
    <w:p w:rsidR="00000000" w:rsidDel="00000000" w:rsidP="00000000" w:rsidRDefault="00000000" w:rsidRPr="00000000" w14:paraId="00000130">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What We Need:</w:t>
      </w:r>
      <w:r w:rsidDel="00000000" w:rsidR="00000000" w:rsidRPr="00000000">
        <w:rPr>
          <w:rFonts w:ascii="Arial" w:cs="Arial" w:eastAsia="Arial" w:hAnsi="Arial"/>
          <w:sz w:val="28"/>
          <w:szCs w:val="28"/>
          <w:rtl w:val="0"/>
        </w:rPr>
        <w:t xml:space="preserve"> • Name/type of tool being referenced • Cost and availability • Integration requirements • Functionality overview</w:t>
      </w:r>
    </w:p>
    <w:p w:rsidR="00000000" w:rsidDel="00000000" w:rsidP="00000000" w:rsidRDefault="00000000" w:rsidRPr="00000000" w14:paraId="00000131">
      <w:pPr>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rPr>
          <w:rFonts w:ascii="Arial" w:cs="Arial" w:eastAsia="Arial" w:hAnsi="Arial"/>
          <w:sz w:val="20"/>
          <w:szCs w:val="20"/>
        </w:rPr>
      </w:pPr>
      <w:bookmarkStart w:colFirst="0" w:colLast="0" w:name="_3rlo5tz1xce7" w:id="13"/>
      <w:bookmarkEnd w:id="13"/>
      <w:r w:rsidDel="00000000" w:rsidR="00000000" w:rsidRPr="00000000">
        <w:rPr>
          <w:rFonts w:ascii="Arial" w:cs="Arial" w:eastAsia="Arial" w:hAnsi="Arial"/>
          <w:sz w:val="20"/>
          <w:szCs w:val="20"/>
          <w:rtl w:val="0"/>
        </w:rPr>
        <w:t xml:space="preserve">Question 10: Learning Path / Discover Tool [MEDIUM PRIORITY]</w:t>
      </w:r>
    </w:p>
    <w:p w:rsidR="00000000" w:rsidDel="00000000" w:rsidP="00000000" w:rsidRDefault="00000000" w:rsidRPr="00000000" w14:paraId="00000133">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Context:</w:t>
      </w:r>
      <w:r w:rsidDel="00000000" w:rsidR="00000000" w:rsidRPr="00000000">
        <w:rPr>
          <w:rFonts w:ascii="Arial" w:cs="Arial" w:eastAsia="Arial" w:hAnsi="Arial"/>
          <w:sz w:val="28"/>
          <w:szCs w:val="28"/>
          <w:rtl w:val="0"/>
        </w:rPr>
        <w:t xml:space="preserve"> Ankita mentioned D2L's "learning path" controls which courses are visible to learners.</w:t>
      </w:r>
    </w:p>
    <w:p w:rsidR="00000000" w:rsidDel="00000000" w:rsidP="00000000" w:rsidRDefault="00000000" w:rsidRPr="00000000" w14:paraId="00000134">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Questions:</w:t>
      </w:r>
      <w:r w:rsidDel="00000000" w:rsidR="00000000" w:rsidRPr="00000000">
        <w:rPr>
          <w:rtl w:val="0"/>
        </w:rPr>
      </w:r>
    </w:p>
    <w:p w:rsidR="00000000" w:rsidDel="00000000" w:rsidP="00000000" w:rsidRDefault="00000000" w:rsidRPr="00000000" w14:paraId="00000135">
      <w:pPr>
        <w:numPr>
          <w:ilvl w:val="0"/>
          <w:numId w:val="7"/>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What is "learning path" exactly?</w:t>
      </w:r>
      <w:r w:rsidDel="00000000" w:rsidR="00000000" w:rsidRPr="00000000">
        <w:rPr>
          <w:rtl w:val="0"/>
        </w:rPr>
      </w:r>
    </w:p>
    <w:p w:rsidR="00000000" w:rsidDel="00000000" w:rsidP="00000000" w:rsidRDefault="00000000" w:rsidRPr="00000000" w14:paraId="00000136">
      <w:pPr>
        <w:numPr>
          <w:ilvl w:val="1"/>
          <w:numId w:val="7"/>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Is this Learning Objectives tool?</w:t>
      </w:r>
    </w:p>
    <w:p w:rsidR="00000000" w:rsidDel="00000000" w:rsidP="00000000" w:rsidRDefault="00000000" w:rsidRPr="00000000" w14:paraId="00000137">
      <w:pPr>
        <w:numPr>
          <w:ilvl w:val="1"/>
          <w:numId w:val="7"/>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Course Catalog feature?</w:t>
      </w:r>
    </w:p>
    <w:p w:rsidR="00000000" w:rsidDel="00000000" w:rsidP="00000000" w:rsidRDefault="00000000" w:rsidRPr="00000000" w14:paraId="00000138">
      <w:pPr>
        <w:numPr>
          <w:ilvl w:val="1"/>
          <w:numId w:val="7"/>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Something else?</w:t>
      </w:r>
    </w:p>
    <w:p w:rsidR="00000000" w:rsidDel="00000000" w:rsidP="00000000" w:rsidRDefault="00000000" w:rsidRPr="00000000" w14:paraId="00000139">
      <w:pPr>
        <w:numPr>
          <w:ilvl w:val="0"/>
          <w:numId w:val="7"/>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How does it control course visibility?</w:t>
      </w:r>
      <w:r w:rsidDel="00000000" w:rsidR="00000000" w:rsidRPr="00000000">
        <w:rPr>
          <w:rtl w:val="0"/>
        </w:rPr>
      </w:r>
    </w:p>
    <w:p w:rsidR="00000000" w:rsidDel="00000000" w:rsidP="00000000" w:rsidRDefault="00000000" w:rsidRPr="00000000" w14:paraId="0000013A">
      <w:pPr>
        <w:numPr>
          <w:ilvl w:val="1"/>
          <w:numId w:val="7"/>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Based on org unit enrollment?</w:t>
      </w:r>
    </w:p>
    <w:p w:rsidR="00000000" w:rsidDel="00000000" w:rsidP="00000000" w:rsidRDefault="00000000" w:rsidRPr="00000000" w14:paraId="0000013B">
      <w:pPr>
        <w:numPr>
          <w:ilvl w:val="1"/>
          <w:numId w:val="7"/>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Based on role?</w:t>
      </w:r>
    </w:p>
    <w:p w:rsidR="00000000" w:rsidDel="00000000" w:rsidP="00000000" w:rsidRDefault="00000000" w:rsidRPr="00000000" w14:paraId="0000013C">
      <w:pPr>
        <w:numPr>
          <w:ilvl w:val="1"/>
          <w:numId w:val="7"/>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Explicitly configured per course?</w:t>
      </w:r>
    </w:p>
    <w:p w:rsidR="00000000" w:rsidDel="00000000" w:rsidP="00000000" w:rsidRDefault="00000000" w:rsidRPr="00000000" w14:paraId="0000013D">
      <w:pPr>
        <w:numPr>
          <w:ilvl w:val="0"/>
          <w:numId w:val="7"/>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Does it affect our enrollment API logic?</w:t>
      </w:r>
      <w:r w:rsidDel="00000000" w:rsidR="00000000" w:rsidRPr="00000000">
        <w:rPr>
          <w:rtl w:val="0"/>
        </w:rPr>
      </w:r>
    </w:p>
    <w:p w:rsidR="00000000" w:rsidDel="00000000" w:rsidP="00000000" w:rsidRDefault="00000000" w:rsidRPr="00000000" w14:paraId="0000013E">
      <w:pPr>
        <w:numPr>
          <w:ilvl w:val="1"/>
          <w:numId w:val="7"/>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If learning path controls visibility, do we still need API calls?</w:t>
      </w:r>
    </w:p>
    <w:p w:rsidR="00000000" w:rsidDel="00000000" w:rsidP="00000000" w:rsidRDefault="00000000" w:rsidRPr="00000000" w14:paraId="0000013F">
      <w:pPr>
        <w:numPr>
          <w:ilvl w:val="1"/>
          <w:numId w:val="7"/>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Or is it purely UI-level?</w:t>
      </w:r>
    </w:p>
    <w:p w:rsidR="00000000" w:rsidDel="00000000" w:rsidP="00000000" w:rsidRDefault="00000000" w:rsidRPr="00000000" w14:paraId="00000140">
      <w:pPr>
        <w:numPr>
          <w:ilvl w:val="0"/>
          <w:numId w:val="7"/>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Configuration:</w:t>
      </w:r>
      <w:r w:rsidDel="00000000" w:rsidR="00000000" w:rsidRPr="00000000">
        <w:rPr>
          <w:rtl w:val="0"/>
        </w:rPr>
      </w:r>
    </w:p>
    <w:p w:rsidR="00000000" w:rsidDel="00000000" w:rsidP="00000000" w:rsidRDefault="00000000" w:rsidRPr="00000000" w14:paraId="00000141">
      <w:pPr>
        <w:numPr>
          <w:ilvl w:val="1"/>
          <w:numId w:val="7"/>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Is this something ISTE team configures in D2L admin?</w:t>
      </w:r>
    </w:p>
    <w:p w:rsidR="00000000" w:rsidDel="00000000" w:rsidP="00000000" w:rsidRDefault="00000000" w:rsidRPr="00000000" w14:paraId="00000142">
      <w:pPr>
        <w:numPr>
          <w:ilvl w:val="1"/>
          <w:numId w:val="7"/>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Or does API need to set it up?</w:t>
      </w:r>
    </w:p>
    <w:p w:rsidR="00000000" w:rsidDel="00000000" w:rsidP="00000000" w:rsidRDefault="00000000" w:rsidRPr="00000000" w14:paraId="00000143">
      <w:pPr>
        <w:numPr>
          <w:ilvl w:val="1"/>
          <w:numId w:val="7"/>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DevPixel involvement needed?</w:t>
      </w:r>
    </w:p>
    <w:p w:rsidR="00000000" w:rsidDel="00000000" w:rsidP="00000000" w:rsidRDefault="00000000" w:rsidRPr="00000000" w14:paraId="00000144">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Why This Matters:</w:t>
      </w:r>
      <w:r w:rsidDel="00000000" w:rsidR="00000000" w:rsidRPr="00000000">
        <w:rPr>
          <w:rtl w:val="0"/>
        </w:rPr>
      </w:r>
    </w:p>
    <w:p w:rsidR="00000000" w:rsidDel="00000000" w:rsidP="00000000" w:rsidRDefault="00000000" w:rsidRPr="00000000" w14:paraId="00000145">
      <w:pPr>
        <w:numPr>
          <w:ilvl w:val="0"/>
          <w:numId w:val="9"/>
        </w:numPr>
        <w:spacing w:after="0" w:afterAutospacing="0"/>
        <w:ind w:left="720" w:hanging="360"/>
        <w:rPr>
          <w:sz w:val="14"/>
          <w:szCs w:val="14"/>
        </w:rPr>
      </w:pPr>
      <w:r w:rsidDel="00000000" w:rsidR="00000000" w:rsidRPr="00000000">
        <w:rPr>
          <w:rFonts w:ascii="Arial" w:cs="Arial" w:eastAsia="Arial" w:hAnsi="Arial"/>
          <w:sz w:val="28"/>
          <w:szCs w:val="28"/>
          <w:rtl w:val="0"/>
        </w:rPr>
        <w:t xml:space="preserve">May affect how course visibility works</w:t>
      </w:r>
    </w:p>
    <w:p w:rsidR="00000000" w:rsidDel="00000000" w:rsidP="00000000" w:rsidRDefault="00000000" w:rsidRPr="00000000" w14:paraId="00000146">
      <w:pPr>
        <w:numPr>
          <w:ilvl w:val="0"/>
          <w:numId w:val="9"/>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Could simplify or complicate implementation</w:t>
      </w:r>
    </w:p>
    <w:p w:rsidR="00000000" w:rsidDel="00000000" w:rsidP="00000000" w:rsidRDefault="00000000" w:rsidRPr="00000000" w14:paraId="00000147">
      <w:pPr>
        <w:numPr>
          <w:ilvl w:val="0"/>
          <w:numId w:val="9"/>
        </w:numPr>
        <w:spacing w:before="0" w:beforeAutospacing="0"/>
        <w:ind w:left="720" w:hanging="360"/>
        <w:rPr>
          <w:sz w:val="14"/>
          <w:szCs w:val="14"/>
        </w:rPr>
      </w:pPr>
      <w:r w:rsidDel="00000000" w:rsidR="00000000" w:rsidRPr="00000000">
        <w:rPr>
          <w:rFonts w:ascii="Arial" w:cs="Arial" w:eastAsia="Arial" w:hAnsi="Arial"/>
          <w:sz w:val="28"/>
          <w:szCs w:val="28"/>
          <w:rtl w:val="0"/>
        </w:rPr>
        <w:t xml:space="preserve">Need to understand for architecture decisions</w:t>
      </w:r>
    </w:p>
    <w:p w:rsidR="00000000" w:rsidDel="00000000" w:rsidP="00000000" w:rsidRDefault="00000000" w:rsidRPr="00000000" w14:paraId="00000148">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What We Need:</w:t>
      </w:r>
      <w:r w:rsidDel="00000000" w:rsidR="00000000" w:rsidRPr="00000000">
        <w:rPr>
          <w:rFonts w:ascii="Arial" w:cs="Arial" w:eastAsia="Arial" w:hAnsi="Arial"/>
          <w:sz w:val="28"/>
          <w:szCs w:val="28"/>
          <w:rtl w:val="0"/>
        </w:rPr>
        <w:t xml:space="preserve"> • Clear definition of learning path feature • How it interacts with org unit enrollment • Configuration vs. API integration requirements</w:t>
      </w:r>
    </w:p>
    <w:p w:rsidR="00000000" w:rsidDel="00000000" w:rsidP="00000000" w:rsidRDefault="00000000" w:rsidRPr="00000000" w14:paraId="00000149">
      <w:pPr>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rPr>
          <w:rFonts w:ascii="Arial" w:cs="Arial" w:eastAsia="Arial" w:hAnsi="Arial"/>
          <w:sz w:val="20"/>
          <w:szCs w:val="20"/>
        </w:rPr>
      </w:pPr>
      <w:bookmarkStart w:colFirst="0" w:colLast="0" w:name="_w59di2wchyx5" w:id="14"/>
      <w:bookmarkEnd w:id="14"/>
      <w:r w:rsidDel="00000000" w:rsidR="00000000" w:rsidRPr="00000000">
        <w:rPr>
          <w:rFonts w:ascii="Arial" w:cs="Arial" w:eastAsia="Arial" w:hAnsi="Arial"/>
          <w:sz w:val="20"/>
          <w:szCs w:val="20"/>
          <w:rtl w:val="0"/>
        </w:rPr>
        <w:t xml:space="preserve">Question 11: User Attribute / Custom Fields</w:t>
      </w:r>
    </w:p>
    <w:p w:rsidR="00000000" w:rsidDel="00000000" w:rsidP="00000000" w:rsidRDefault="00000000" w:rsidRPr="00000000" w14:paraId="0000014B">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Context:</w:t>
      </w:r>
      <w:r w:rsidDel="00000000" w:rsidR="00000000" w:rsidRPr="00000000">
        <w:rPr>
          <w:rFonts w:ascii="Arial" w:cs="Arial" w:eastAsia="Arial" w:hAnsi="Arial"/>
          <w:sz w:val="28"/>
          <w:szCs w:val="28"/>
          <w:rtl w:val="0"/>
        </w:rPr>
        <w:t xml:space="preserve"> We may need to store additional data on D2L user records (e.g., Salesforce Contact ID, subscription type).</w:t>
      </w:r>
    </w:p>
    <w:p w:rsidR="00000000" w:rsidDel="00000000" w:rsidP="00000000" w:rsidRDefault="00000000" w:rsidRPr="00000000" w14:paraId="0000014C">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Questions:</w:t>
      </w:r>
      <w:r w:rsidDel="00000000" w:rsidR="00000000" w:rsidRPr="00000000">
        <w:rPr>
          <w:rtl w:val="0"/>
        </w:rPr>
      </w:r>
    </w:p>
    <w:p w:rsidR="00000000" w:rsidDel="00000000" w:rsidP="00000000" w:rsidRDefault="00000000" w:rsidRPr="00000000" w14:paraId="0000014D">
      <w:pPr>
        <w:numPr>
          <w:ilvl w:val="0"/>
          <w:numId w:val="26"/>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User custom fields/attributes:</w:t>
      </w:r>
      <w:r w:rsidDel="00000000" w:rsidR="00000000" w:rsidRPr="00000000">
        <w:rPr>
          <w:rtl w:val="0"/>
        </w:rPr>
      </w:r>
    </w:p>
    <w:p w:rsidR="00000000" w:rsidDel="00000000" w:rsidP="00000000" w:rsidRDefault="00000000" w:rsidRPr="00000000" w14:paraId="0000014E">
      <w:pPr>
        <w:numPr>
          <w:ilvl w:val="1"/>
          <w:numId w:val="26"/>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Can we add custom fields to user records in D2L?</w:t>
      </w:r>
    </w:p>
    <w:p w:rsidR="00000000" w:rsidDel="00000000" w:rsidP="00000000" w:rsidRDefault="00000000" w:rsidRPr="00000000" w14:paraId="0000014F">
      <w:pPr>
        <w:numPr>
          <w:ilvl w:val="1"/>
          <w:numId w:val="26"/>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What's the field limit?</w:t>
      </w:r>
    </w:p>
    <w:p w:rsidR="00000000" w:rsidDel="00000000" w:rsidP="00000000" w:rsidRDefault="00000000" w:rsidRPr="00000000" w14:paraId="00000150">
      <w:pPr>
        <w:numPr>
          <w:ilvl w:val="1"/>
          <w:numId w:val="26"/>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What data types supported?</w:t>
      </w:r>
    </w:p>
    <w:p w:rsidR="00000000" w:rsidDel="00000000" w:rsidP="00000000" w:rsidRDefault="00000000" w:rsidRPr="00000000" w14:paraId="00000151">
      <w:pPr>
        <w:numPr>
          <w:ilvl w:val="0"/>
          <w:numId w:val="26"/>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OrgDefinedId field:</w:t>
      </w:r>
      <w:r w:rsidDel="00000000" w:rsidR="00000000" w:rsidRPr="00000000">
        <w:rPr>
          <w:rtl w:val="0"/>
        </w:rPr>
      </w:r>
    </w:p>
    <w:p w:rsidR="00000000" w:rsidDel="00000000" w:rsidP="00000000" w:rsidRDefault="00000000" w:rsidRPr="00000000" w14:paraId="00000152">
      <w:pPr>
        <w:numPr>
          <w:ilvl w:val="1"/>
          <w:numId w:val="26"/>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We saw this in user creation API</w:t>
      </w:r>
    </w:p>
    <w:p w:rsidR="00000000" w:rsidDel="00000000" w:rsidP="00000000" w:rsidRDefault="00000000" w:rsidRPr="00000000" w14:paraId="00000153">
      <w:pPr>
        <w:numPr>
          <w:ilvl w:val="1"/>
          <w:numId w:val="26"/>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Can we use this for Salesforce Contact ID?</w:t>
      </w:r>
    </w:p>
    <w:p w:rsidR="00000000" w:rsidDel="00000000" w:rsidP="00000000" w:rsidRDefault="00000000" w:rsidRPr="00000000" w14:paraId="00000154">
      <w:pPr>
        <w:numPr>
          <w:ilvl w:val="1"/>
          <w:numId w:val="26"/>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Is it searchable via API?</w:t>
      </w:r>
    </w:p>
    <w:p w:rsidR="00000000" w:rsidDel="00000000" w:rsidP="00000000" w:rsidRDefault="00000000" w:rsidRPr="00000000" w14:paraId="00000155">
      <w:pPr>
        <w:numPr>
          <w:ilvl w:val="1"/>
          <w:numId w:val="26"/>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Any restrictions or best practices?</w:t>
      </w:r>
    </w:p>
    <w:p w:rsidR="00000000" w:rsidDel="00000000" w:rsidP="00000000" w:rsidRDefault="00000000" w:rsidRPr="00000000" w14:paraId="00000156">
      <w:pPr>
        <w:numPr>
          <w:ilvl w:val="0"/>
          <w:numId w:val="26"/>
        </w:numPr>
        <w:spacing w:after="120" w:afterAutospacing="0"/>
        <w:ind w:left="720" w:hanging="360"/>
        <w:rPr>
          <w:sz w:val="14"/>
          <w:szCs w:val="14"/>
        </w:rPr>
      </w:pPr>
      <w:r w:rsidDel="00000000" w:rsidR="00000000" w:rsidRPr="00000000">
        <w:rPr>
          <w:rFonts w:ascii="Arial" w:cs="Arial" w:eastAsia="Arial" w:hAnsi="Arial"/>
          <w:b w:val="1"/>
          <w:bCs w:val="1"/>
          <w:sz w:val="28"/>
          <w:szCs w:val="28"/>
          <w:rtl w:val="0"/>
        </w:rPr>
        <w:t xml:space="preserve">User metadata for reporting:</w:t>
      </w:r>
      <w:r w:rsidDel="00000000" w:rsidR="00000000" w:rsidRPr="00000000">
        <w:rPr>
          <w:rtl w:val="0"/>
        </w:rPr>
      </w:r>
    </w:p>
    <w:p w:rsidR="00000000" w:rsidDel="00000000" w:rsidP="00000000" w:rsidRDefault="00000000" w:rsidRPr="00000000" w14:paraId="00000157">
      <w:pPr>
        <w:numPr>
          <w:ilvl w:val="1"/>
          <w:numId w:val="26"/>
        </w:numPr>
        <w:spacing w:after="0" w:afterAutospacing="0" w:before="120" w:beforeAutospacing="0"/>
        <w:ind w:left="1440" w:hanging="360"/>
        <w:rPr>
          <w:sz w:val="14"/>
          <w:szCs w:val="14"/>
        </w:rPr>
      </w:pPr>
      <w:r w:rsidDel="00000000" w:rsidR="00000000" w:rsidRPr="00000000">
        <w:rPr>
          <w:rFonts w:ascii="Arial" w:cs="Arial" w:eastAsia="Arial" w:hAnsi="Arial"/>
          <w:sz w:val="28"/>
          <w:szCs w:val="28"/>
          <w:rtl w:val="0"/>
        </w:rPr>
        <w:t xml:space="preserve">If we want to track "subscription type" on user record</w:t>
      </w:r>
    </w:p>
    <w:p w:rsidR="00000000" w:rsidDel="00000000" w:rsidP="00000000" w:rsidRDefault="00000000" w:rsidRPr="00000000" w14:paraId="00000158">
      <w:pPr>
        <w:numPr>
          <w:ilvl w:val="1"/>
          <w:numId w:val="26"/>
        </w:numPr>
        <w:spacing w:after="0" w:afterAutospacing="0" w:before="0" w:beforeAutospacing="0"/>
        <w:ind w:left="1440" w:hanging="360"/>
        <w:rPr>
          <w:sz w:val="14"/>
          <w:szCs w:val="14"/>
        </w:rPr>
      </w:pPr>
      <w:r w:rsidDel="00000000" w:rsidR="00000000" w:rsidRPr="00000000">
        <w:rPr>
          <w:rFonts w:ascii="Arial" w:cs="Arial" w:eastAsia="Arial" w:hAnsi="Arial"/>
          <w:sz w:val="28"/>
          <w:szCs w:val="28"/>
          <w:rtl w:val="0"/>
        </w:rPr>
        <w:t xml:space="preserve">Custom field or use existing field?</w:t>
      </w:r>
    </w:p>
    <w:p w:rsidR="00000000" w:rsidDel="00000000" w:rsidP="00000000" w:rsidRDefault="00000000" w:rsidRPr="00000000" w14:paraId="00000159">
      <w:pPr>
        <w:numPr>
          <w:ilvl w:val="1"/>
          <w:numId w:val="26"/>
        </w:numPr>
        <w:spacing w:before="0" w:beforeAutospacing="0"/>
        <w:ind w:left="1440" w:hanging="360"/>
        <w:rPr>
          <w:sz w:val="14"/>
          <w:szCs w:val="14"/>
        </w:rPr>
      </w:pPr>
      <w:r w:rsidDel="00000000" w:rsidR="00000000" w:rsidRPr="00000000">
        <w:rPr>
          <w:rFonts w:ascii="Arial" w:cs="Arial" w:eastAsia="Arial" w:hAnsi="Arial"/>
          <w:sz w:val="28"/>
          <w:szCs w:val="28"/>
          <w:rtl w:val="0"/>
        </w:rPr>
        <w:t xml:space="preserve">Can Salesforce query this data?</w:t>
      </w:r>
    </w:p>
    <w:p w:rsidR="00000000" w:rsidDel="00000000" w:rsidP="00000000" w:rsidRDefault="00000000" w:rsidRPr="00000000" w14:paraId="0000015A">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Why This Matters:</w:t>
      </w:r>
      <w:r w:rsidDel="00000000" w:rsidR="00000000" w:rsidRPr="00000000">
        <w:rPr>
          <w:rtl w:val="0"/>
        </w:rPr>
      </w:r>
    </w:p>
    <w:p w:rsidR="00000000" w:rsidDel="00000000" w:rsidP="00000000" w:rsidRDefault="00000000" w:rsidRPr="00000000" w14:paraId="0000015B">
      <w:pPr>
        <w:numPr>
          <w:ilvl w:val="0"/>
          <w:numId w:val="19"/>
        </w:numPr>
        <w:spacing w:after="0" w:afterAutospacing="0"/>
        <w:ind w:left="720" w:hanging="360"/>
        <w:rPr>
          <w:sz w:val="14"/>
          <w:szCs w:val="14"/>
        </w:rPr>
      </w:pPr>
      <w:r w:rsidDel="00000000" w:rsidR="00000000" w:rsidRPr="00000000">
        <w:rPr>
          <w:rFonts w:ascii="Arial" w:cs="Arial" w:eastAsia="Arial" w:hAnsi="Arial"/>
          <w:sz w:val="28"/>
          <w:szCs w:val="28"/>
          <w:rtl w:val="0"/>
        </w:rPr>
        <w:t xml:space="preserve">May need to store cross-reference data</w:t>
      </w:r>
    </w:p>
    <w:p w:rsidR="00000000" w:rsidDel="00000000" w:rsidP="00000000" w:rsidRDefault="00000000" w:rsidRPr="00000000" w14:paraId="0000015C">
      <w:pPr>
        <w:numPr>
          <w:ilvl w:val="0"/>
          <w:numId w:val="19"/>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Affects data synchronization strategy</w:t>
      </w:r>
    </w:p>
    <w:p w:rsidR="00000000" w:rsidDel="00000000" w:rsidP="00000000" w:rsidRDefault="00000000" w:rsidRPr="00000000" w14:paraId="0000015D">
      <w:pPr>
        <w:numPr>
          <w:ilvl w:val="0"/>
          <w:numId w:val="19"/>
        </w:numPr>
        <w:spacing w:before="0" w:beforeAutospacing="0"/>
        <w:ind w:left="720" w:hanging="360"/>
        <w:rPr>
          <w:sz w:val="14"/>
          <w:szCs w:val="14"/>
        </w:rPr>
      </w:pPr>
      <w:r w:rsidDel="00000000" w:rsidR="00000000" w:rsidRPr="00000000">
        <w:rPr>
          <w:rFonts w:ascii="Arial" w:cs="Arial" w:eastAsia="Arial" w:hAnsi="Arial"/>
          <w:sz w:val="28"/>
          <w:szCs w:val="28"/>
          <w:rtl w:val="0"/>
        </w:rPr>
        <w:t xml:space="preserve">Could simplify integration</w:t>
      </w:r>
    </w:p>
    <w:p w:rsidR="00000000" w:rsidDel="00000000" w:rsidP="00000000" w:rsidRDefault="00000000" w:rsidRPr="00000000" w14:paraId="0000015E">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What We Need:</w:t>
      </w:r>
      <w:r w:rsidDel="00000000" w:rsidR="00000000" w:rsidRPr="00000000">
        <w:rPr>
          <w:rFonts w:ascii="Arial" w:cs="Arial" w:eastAsia="Arial" w:hAnsi="Arial"/>
          <w:sz w:val="28"/>
          <w:szCs w:val="28"/>
          <w:rtl w:val="0"/>
        </w:rPr>
        <w:t xml:space="preserve"> • Custom field capabilities on user records • OrgDefinedId usage and best practices • User attribute API documentation</w:t>
      </w:r>
    </w:p>
    <w:p w:rsidR="00000000" w:rsidDel="00000000" w:rsidP="00000000" w:rsidRDefault="00000000" w:rsidRPr="00000000" w14:paraId="0000015F">
      <w:pPr>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rPr>
          <w:rFonts w:ascii="Arial" w:cs="Arial" w:eastAsia="Arial" w:hAnsi="Arial"/>
          <w:sz w:val="24"/>
          <w:szCs w:val="24"/>
        </w:rPr>
      </w:pPr>
      <w:bookmarkStart w:colFirst="0" w:colLast="0" w:name="_qwd0htxqs1fv" w:id="15"/>
      <w:bookmarkEnd w:id="15"/>
      <w:r w:rsidDel="00000000" w:rsidR="00000000" w:rsidRPr="00000000">
        <w:rPr>
          <w:rFonts w:ascii="Arial" w:cs="Arial" w:eastAsia="Arial" w:hAnsi="Arial"/>
          <w:sz w:val="24"/>
          <w:szCs w:val="24"/>
          <w:rtl w:val="0"/>
        </w:rPr>
        <w:t xml:space="preserve">LOWER PRIORITY / NICE-TO-KNOW</w:t>
      </w:r>
    </w:p>
    <w:p w:rsidR="00000000" w:rsidDel="00000000" w:rsidP="00000000" w:rsidRDefault="00000000" w:rsidRPr="00000000" w14:paraId="00000161">
      <w:pPr>
        <w:pStyle w:val="Heading3"/>
        <w:rPr>
          <w:rFonts w:ascii="Arial" w:cs="Arial" w:eastAsia="Arial" w:hAnsi="Arial"/>
          <w:sz w:val="20"/>
          <w:szCs w:val="20"/>
        </w:rPr>
      </w:pPr>
      <w:bookmarkStart w:colFirst="0" w:colLast="0" w:name="_80f8zowvnj5b" w:id="16"/>
      <w:bookmarkEnd w:id="16"/>
      <w:r w:rsidDel="00000000" w:rsidR="00000000" w:rsidRPr="00000000">
        <w:rPr>
          <w:rFonts w:ascii="Arial" w:cs="Arial" w:eastAsia="Arial" w:hAnsi="Arial"/>
          <w:sz w:val="20"/>
          <w:szCs w:val="20"/>
          <w:rtl w:val="0"/>
        </w:rPr>
        <w:t xml:space="preserve">Question 11: Rate Limiting Specifics</w:t>
      </w:r>
    </w:p>
    <w:p w:rsidR="00000000" w:rsidDel="00000000" w:rsidP="00000000" w:rsidRDefault="00000000" w:rsidRPr="00000000" w14:paraId="00000162">
      <w:pPr>
        <w:numPr>
          <w:ilvl w:val="0"/>
          <w:numId w:val="19"/>
        </w:numPr>
        <w:spacing w:after="0" w:afterAutospacing="0"/>
        <w:ind w:left="720" w:hanging="360"/>
        <w:rPr>
          <w:sz w:val="14"/>
          <w:szCs w:val="14"/>
        </w:rPr>
      </w:pPr>
      <w:r w:rsidDel="00000000" w:rsidR="00000000" w:rsidRPr="00000000">
        <w:rPr>
          <w:rFonts w:ascii="Arial" w:cs="Arial" w:eastAsia="Arial" w:hAnsi="Arial"/>
          <w:sz w:val="28"/>
          <w:szCs w:val="28"/>
          <w:rtl w:val="0"/>
        </w:rPr>
        <w:t xml:space="preserve">Exact rate limits per endpoint</w:t>
      </w:r>
    </w:p>
    <w:p w:rsidR="00000000" w:rsidDel="00000000" w:rsidP="00000000" w:rsidRDefault="00000000" w:rsidRPr="00000000" w14:paraId="00000163">
      <w:pPr>
        <w:numPr>
          <w:ilvl w:val="0"/>
          <w:numId w:val="19"/>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Per-hour vs. per-day windows</w:t>
      </w:r>
    </w:p>
    <w:p w:rsidR="00000000" w:rsidDel="00000000" w:rsidP="00000000" w:rsidRDefault="00000000" w:rsidRPr="00000000" w14:paraId="00000164">
      <w:pPr>
        <w:numPr>
          <w:ilvl w:val="0"/>
          <w:numId w:val="19"/>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How to request limit increases</w:t>
      </w:r>
    </w:p>
    <w:p w:rsidR="00000000" w:rsidDel="00000000" w:rsidP="00000000" w:rsidRDefault="00000000" w:rsidRPr="00000000" w14:paraId="00000165">
      <w:pPr>
        <w:numPr>
          <w:ilvl w:val="0"/>
          <w:numId w:val="19"/>
        </w:numPr>
        <w:spacing w:before="0" w:beforeAutospacing="0"/>
        <w:ind w:left="720" w:hanging="360"/>
        <w:rPr>
          <w:sz w:val="14"/>
          <w:szCs w:val="14"/>
        </w:rPr>
      </w:pPr>
      <w:r w:rsidDel="00000000" w:rsidR="00000000" w:rsidRPr="00000000">
        <w:rPr>
          <w:rFonts w:ascii="Arial" w:cs="Arial" w:eastAsia="Arial" w:hAnsi="Arial"/>
          <w:sz w:val="28"/>
          <w:szCs w:val="28"/>
          <w:rtl w:val="0"/>
        </w:rPr>
        <w:t xml:space="preserve">Best practices for staying under limits</w:t>
      </w:r>
    </w:p>
    <w:p w:rsidR="00000000" w:rsidDel="00000000" w:rsidP="00000000" w:rsidRDefault="00000000" w:rsidRPr="00000000" w14:paraId="00000166">
      <w:pPr>
        <w:pStyle w:val="Heading3"/>
        <w:rPr>
          <w:rFonts w:ascii="Arial" w:cs="Arial" w:eastAsia="Arial" w:hAnsi="Arial"/>
          <w:sz w:val="20"/>
          <w:szCs w:val="20"/>
        </w:rPr>
      </w:pPr>
      <w:bookmarkStart w:colFirst="0" w:colLast="0" w:name="_dgn4dqbgx12h" w:id="17"/>
      <w:bookmarkEnd w:id="17"/>
      <w:r w:rsidDel="00000000" w:rsidR="00000000" w:rsidRPr="00000000">
        <w:rPr>
          <w:rFonts w:ascii="Arial" w:cs="Arial" w:eastAsia="Arial" w:hAnsi="Arial"/>
          <w:sz w:val="20"/>
          <w:szCs w:val="20"/>
          <w:rtl w:val="0"/>
        </w:rPr>
        <w:t xml:space="preserve">Question 12: OAuth Token Management</w:t>
      </w:r>
    </w:p>
    <w:p w:rsidR="00000000" w:rsidDel="00000000" w:rsidP="00000000" w:rsidRDefault="00000000" w:rsidRPr="00000000" w14:paraId="00000167">
      <w:pPr>
        <w:numPr>
          <w:ilvl w:val="0"/>
          <w:numId w:val="19"/>
        </w:numPr>
        <w:spacing w:after="0" w:afterAutospacing="0"/>
        <w:ind w:left="720" w:hanging="360"/>
        <w:rPr>
          <w:sz w:val="14"/>
          <w:szCs w:val="14"/>
        </w:rPr>
      </w:pPr>
      <w:r w:rsidDel="00000000" w:rsidR="00000000" w:rsidRPr="00000000">
        <w:rPr>
          <w:rFonts w:ascii="Arial" w:cs="Arial" w:eastAsia="Arial" w:hAnsi="Arial"/>
          <w:sz w:val="28"/>
          <w:szCs w:val="28"/>
          <w:rtl w:val="0"/>
        </w:rPr>
        <w:t xml:space="preserve">Token expiration timing</w:t>
      </w:r>
    </w:p>
    <w:p w:rsidR="00000000" w:rsidDel="00000000" w:rsidP="00000000" w:rsidRDefault="00000000" w:rsidRPr="00000000" w14:paraId="00000168">
      <w:pPr>
        <w:numPr>
          <w:ilvl w:val="0"/>
          <w:numId w:val="19"/>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Refresh token process</w:t>
      </w:r>
    </w:p>
    <w:p w:rsidR="00000000" w:rsidDel="00000000" w:rsidP="00000000" w:rsidRDefault="00000000" w:rsidRPr="00000000" w14:paraId="00000169">
      <w:pPr>
        <w:numPr>
          <w:ilvl w:val="0"/>
          <w:numId w:val="19"/>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Service account best practices</w:t>
      </w:r>
    </w:p>
    <w:p w:rsidR="00000000" w:rsidDel="00000000" w:rsidP="00000000" w:rsidRDefault="00000000" w:rsidRPr="00000000" w14:paraId="0000016A">
      <w:pPr>
        <w:numPr>
          <w:ilvl w:val="0"/>
          <w:numId w:val="19"/>
        </w:numPr>
        <w:spacing w:before="0" w:beforeAutospacing="0"/>
        <w:ind w:left="720" w:hanging="360"/>
        <w:rPr>
          <w:sz w:val="14"/>
          <w:szCs w:val="14"/>
        </w:rPr>
      </w:pPr>
      <w:r w:rsidDel="00000000" w:rsidR="00000000" w:rsidRPr="00000000">
        <w:rPr>
          <w:rFonts w:ascii="Arial" w:cs="Arial" w:eastAsia="Arial" w:hAnsi="Arial"/>
          <w:sz w:val="28"/>
          <w:szCs w:val="28"/>
          <w:rtl w:val="0"/>
        </w:rPr>
        <w:t xml:space="preserve">Multi-environment token management</w:t>
      </w:r>
    </w:p>
    <w:p w:rsidR="00000000" w:rsidDel="00000000" w:rsidP="00000000" w:rsidRDefault="00000000" w:rsidRPr="00000000" w14:paraId="0000016B">
      <w:pPr>
        <w:pStyle w:val="Heading3"/>
        <w:rPr>
          <w:rFonts w:ascii="Arial" w:cs="Arial" w:eastAsia="Arial" w:hAnsi="Arial"/>
          <w:sz w:val="20"/>
          <w:szCs w:val="20"/>
        </w:rPr>
      </w:pPr>
      <w:bookmarkStart w:colFirst="0" w:colLast="0" w:name="_ani5isl4jyvg" w:id="18"/>
      <w:bookmarkEnd w:id="18"/>
      <w:r w:rsidDel="00000000" w:rsidR="00000000" w:rsidRPr="00000000">
        <w:rPr>
          <w:rFonts w:ascii="Arial" w:cs="Arial" w:eastAsia="Arial" w:hAnsi="Arial"/>
          <w:sz w:val="20"/>
          <w:szCs w:val="20"/>
          <w:rtl w:val="0"/>
        </w:rPr>
        <w:t xml:space="preserve">Question 13: Data Retention / Audit Logging</w:t>
      </w:r>
    </w:p>
    <w:p w:rsidR="00000000" w:rsidDel="00000000" w:rsidP="00000000" w:rsidRDefault="00000000" w:rsidRPr="00000000" w14:paraId="0000016C">
      <w:pPr>
        <w:numPr>
          <w:ilvl w:val="0"/>
          <w:numId w:val="19"/>
        </w:numPr>
        <w:spacing w:after="0" w:afterAutospacing="0"/>
        <w:ind w:left="720" w:hanging="360"/>
        <w:rPr>
          <w:sz w:val="14"/>
          <w:szCs w:val="14"/>
        </w:rPr>
      </w:pPr>
      <w:r w:rsidDel="00000000" w:rsidR="00000000" w:rsidRPr="00000000">
        <w:rPr>
          <w:rFonts w:ascii="Arial" w:cs="Arial" w:eastAsia="Arial" w:hAnsi="Arial"/>
          <w:sz w:val="28"/>
          <w:szCs w:val="28"/>
          <w:rtl w:val="0"/>
        </w:rPr>
        <w:t xml:space="preserve">How long does D2L keep enrollment history?</w:t>
      </w:r>
    </w:p>
    <w:p w:rsidR="00000000" w:rsidDel="00000000" w:rsidP="00000000" w:rsidRDefault="00000000" w:rsidRPr="00000000" w14:paraId="0000016D">
      <w:pPr>
        <w:numPr>
          <w:ilvl w:val="0"/>
          <w:numId w:val="19"/>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Can we query historical enrollments?</w:t>
      </w:r>
    </w:p>
    <w:p w:rsidR="00000000" w:rsidDel="00000000" w:rsidP="00000000" w:rsidRDefault="00000000" w:rsidRPr="00000000" w14:paraId="0000016E">
      <w:pPr>
        <w:numPr>
          <w:ilvl w:val="0"/>
          <w:numId w:val="19"/>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Audit log capabilities for tracking changes</w:t>
      </w:r>
    </w:p>
    <w:p w:rsidR="00000000" w:rsidDel="00000000" w:rsidP="00000000" w:rsidRDefault="00000000" w:rsidRPr="00000000" w14:paraId="0000016F">
      <w:pPr>
        <w:numPr>
          <w:ilvl w:val="0"/>
          <w:numId w:val="19"/>
        </w:numPr>
        <w:spacing w:before="0" w:beforeAutospacing="0"/>
        <w:ind w:left="720" w:hanging="360"/>
        <w:rPr>
          <w:sz w:val="14"/>
          <w:szCs w:val="14"/>
        </w:rPr>
      </w:pPr>
      <w:r w:rsidDel="00000000" w:rsidR="00000000" w:rsidRPr="00000000">
        <w:rPr>
          <w:rFonts w:ascii="Arial" w:cs="Arial" w:eastAsia="Arial" w:hAnsi="Arial"/>
          <w:sz w:val="28"/>
          <w:szCs w:val="28"/>
          <w:rtl w:val="0"/>
        </w:rPr>
        <w:t xml:space="preserve">Data deletion policies</w:t>
      </w:r>
    </w:p>
    <w:p w:rsidR="00000000" w:rsidDel="00000000" w:rsidP="00000000" w:rsidRDefault="00000000" w:rsidRPr="00000000" w14:paraId="00000170">
      <w:pPr>
        <w:pStyle w:val="Heading3"/>
        <w:rPr>
          <w:rFonts w:ascii="Arial" w:cs="Arial" w:eastAsia="Arial" w:hAnsi="Arial"/>
          <w:sz w:val="20"/>
          <w:szCs w:val="20"/>
        </w:rPr>
      </w:pPr>
      <w:bookmarkStart w:colFirst="0" w:colLast="0" w:name="_y5635zi6hsb6" w:id="19"/>
      <w:bookmarkEnd w:id="19"/>
      <w:r w:rsidDel="00000000" w:rsidR="00000000" w:rsidRPr="00000000">
        <w:rPr>
          <w:rFonts w:ascii="Arial" w:cs="Arial" w:eastAsia="Arial" w:hAnsi="Arial"/>
          <w:sz w:val="20"/>
          <w:szCs w:val="20"/>
          <w:rtl w:val="0"/>
        </w:rPr>
        <w:t xml:space="preserve">Question 14: Testing / Sandbox Best Practices</w:t>
      </w:r>
    </w:p>
    <w:p w:rsidR="00000000" w:rsidDel="00000000" w:rsidP="00000000" w:rsidRDefault="00000000" w:rsidRPr="00000000" w14:paraId="00000171">
      <w:pPr>
        <w:numPr>
          <w:ilvl w:val="0"/>
          <w:numId w:val="19"/>
        </w:numPr>
        <w:spacing w:after="0" w:afterAutospacing="0"/>
        <w:ind w:left="720" w:hanging="360"/>
        <w:rPr>
          <w:sz w:val="14"/>
          <w:szCs w:val="14"/>
        </w:rPr>
      </w:pPr>
      <w:r w:rsidDel="00000000" w:rsidR="00000000" w:rsidRPr="00000000">
        <w:rPr>
          <w:rFonts w:ascii="Arial" w:cs="Arial" w:eastAsia="Arial" w:hAnsi="Arial"/>
          <w:sz w:val="28"/>
          <w:szCs w:val="28"/>
          <w:rtl w:val="0"/>
        </w:rPr>
        <w:t xml:space="preserve">Sandbox refresh frequency</w:t>
      </w:r>
    </w:p>
    <w:p w:rsidR="00000000" w:rsidDel="00000000" w:rsidP="00000000" w:rsidRDefault="00000000" w:rsidRPr="00000000" w14:paraId="00000172">
      <w:pPr>
        <w:numPr>
          <w:ilvl w:val="0"/>
          <w:numId w:val="19"/>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What gets overwritten in refresh</w:t>
      </w:r>
    </w:p>
    <w:p w:rsidR="00000000" w:rsidDel="00000000" w:rsidP="00000000" w:rsidRDefault="00000000" w:rsidRPr="00000000" w14:paraId="00000173">
      <w:pPr>
        <w:numPr>
          <w:ilvl w:val="0"/>
          <w:numId w:val="19"/>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Test data setup recommendations</w:t>
      </w:r>
    </w:p>
    <w:p w:rsidR="00000000" w:rsidDel="00000000" w:rsidP="00000000" w:rsidRDefault="00000000" w:rsidRPr="00000000" w14:paraId="00000174">
      <w:pPr>
        <w:numPr>
          <w:ilvl w:val="0"/>
          <w:numId w:val="19"/>
        </w:numPr>
        <w:spacing w:before="0" w:beforeAutospacing="0"/>
        <w:ind w:left="720" w:hanging="360"/>
        <w:rPr>
          <w:sz w:val="14"/>
          <w:szCs w:val="14"/>
        </w:rPr>
      </w:pPr>
      <w:r w:rsidDel="00000000" w:rsidR="00000000" w:rsidRPr="00000000">
        <w:rPr>
          <w:rFonts w:ascii="Arial" w:cs="Arial" w:eastAsia="Arial" w:hAnsi="Arial"/>
          <w:sz w:val="28"/>
          <w:szCs w:val="28"/>
          <w:rtl w:val="0"/>
        </w:rPr>
        <w:t xml:space="preserve">Production vs. sandbox differences</w:t>
      </w:r>
    </w:p>
    <w:p w:rsidR="00000000" w:rsidDel="00000000" w:rsidP="00000000" w:rsidRDefault="00000000" w:rsidRPr="00000000" w14:paraId="00000175">
      <w:pPr>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rPr>
          <w:rFonts w:ascii="Arial" w:cs="Arial" w:eastAsia="Arial" w:hAnsi="Arial"/>
          <w:sz w:val="24"/>
          <w:szCs w:val="24"/>
        </w:rPr>
      </w:pPr>
      <w:bookmarkStart w:colFirst="0" w:colLast="0" w:name="_jllkk0yethr" w:id="20"/>
      <w:bookmarkEnd w:id="20"/>
      <w:r w:rsidDel="00000000" w:rsidR="00000000" w:rsidRPr="00000000">
        <w:rPr>
          <w:rFonts w:ascii="Arial" w:cs="Arial" w:eastAsia="Arial" w:hAnsi="Arial"/>
          <w:sz w:val="24"/>
          <w:szCs w:val="24"/>
          <w:rtl w:val="0"/>
        </w:rPr>
        <w:t xml:space="preserve">QUESTIONS WE ALREADY HAVE ANSWERS TO</w:t>
      </w:r>
    </w:p>
    <w:p w:rsidR="00000000" w:rsidDel="00000000" w:rsidP="00000000" w:rsidRDefault="00000000" w:rsidRPr="00000000" w14:paraId="00000177">
      <w:pPr>
        <w:rPr>
          <w:rFonts w:ascii="Arial" w:cs="Arial" w:eastAsia="Arial" w:hAnsi="Arial"/>
          <w:sz w:val="28"/>
          <w:szCs w:val="28"/>
        </w:rPr>
      </w:pPr>
      <w:r w:rsidDel="00000000" w:rsidR="00000000" w:rsidRPr="00000000">
        <w:rPr>
          <w:rFonts w:ascii="Arial" w:cs="Arial" w:eastAsia="Arial" w:hAnsi="Arial"/>
          <w:i w:val="1"/>
          <w:iCs w:val="1"/>
          <w:sz w:val="28"/>
          <w:szCs w:val="28"/>
          <w:rtl w:val="0"/>
        </w:rPr>
        <w:t xml:space="preserve">(Not asking again, but documenting for reference)</w:t>
      </w:r>
      <w:r w:rsidDel="00000000" w:rsidR="00000000" w:rsidRPr="00000000">
        <w:rPr>
          <w:rtl w:val="0"/>
        </w:rPr>
      </w:r>
    </w:p>
    <w:p w:rsidR="00000000" w:rsidDel="00000000" w:rsidP="00000000" w:rsidRDefault="00000000" w:rsidRPr="00000000" w14:paraId="00000178">
      <w:pPr>
        <w:pStyle w:val="Heading3"/>
        <w:rPr>
          <w:rFonts w:ascii="Arial" w:cs="Arial" w:eastAsia="Arial" w:hAnsi="Arial"/>
          <w:sz w:val="20"/>
          <w:szCs w:val="20"/>
        </w:rPr>
      </w:pPr>
      <w:bookmarkStart w:colFirst="0" w:colLast="0" w:name="_5etf3fv1sc3e" w:id="21"/>
      <w:bookmarkEnd w:id="21"/>
      <w:r w:rsidDel="00000000" w:rsidR="00000000" w:rsidRPr="00000000">
        <w:rPr>
          <w:rFonts w:ascii="Arial" w:cs="Arial" w:eastAsia="Arial" w:hAnsi="Arial"/>
          <w:sz w:val="20"/>
          <w:szCs w:val="20"/>
          <w:rtl w:val="0"/>
        </w:rPr>
        <w:t xml:space="preserve">• ANSWERED: Non-Cascading Enrollments</w:t>
      </w:r>
    </w:p>
    <w:p w:rsidR="00000000" w:rsidDel="00000000" w:rsidP="00000000" w:rsidRDefault="00000000" w:rsidRPr="00000000" w14:paraId="00000179">
      <w:pPr>
        <w:numPr>
          <w:ilvl w:val="0"/>
          <w:numId w:val="19"/>
        </w:numPr>
        <w:spacing w:after="0" w:afterAutospacing="0"/>
        <w:ind w:left="720" w:hanging="360"/>
        <w:rPr>
          <w:sz w:val="14"/>
          <w:szCs w:val="14"/>
        </w:rPr>
      </w:pPr>
      <w:r w:rsidDel="00000000" w:rsidR="00000000" w:rsidRPr="00000000">
        <w:rPr>
          <w:rFonts w:ascii="Arial" w:cs="Arial" w:eastAsia="Arial" w:hAnsi="Arial"/>
          <w:sz w:val="28"/>
          <w:szCs w:val="28"/>
          <w:rtl w:val="0"/>
        </w:rPr>
        <w:t xml:space="preserve">Learners use non-cascading enrollments</w:t>
      </w:r>
    </w:p>
    <w:p w:rsidR="00000000" w:rsidDel="00000000" w:rsidP="00000000" w:rsidRDefault="00000000" w:rsidRPr="00000000" w14:paraId="0000017A">
      <w:pPr>
        <w:numPr>
          <w:ilvl w:val="0"/>
          <w:numId w:val="19"/>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Each org unit enrollments require separate API call</w:t>
      </w:r>
    </w:p>
    <w:p w:rsidR="00000000" w:rsidDel="00000000" w:rsidP="00000000" w:rsidRDefault="00000000" w:rsidRPr="00000000" w14:paraId="0000017B">
      <w:pPr>
        <w:numPr>
          <w:ilvl w:val="0"/>
          <w:numId w:val="19"/>
        </w:numPr>
        <w:spacing w:before="0" w:beforeAutospacing="0"/>
        <w:ind w:left="720" w:hanging="360"/>
        <w:rPr>
          <w:sz w:val="14"/>
          <w:szCs w:val="14"/>
        </w:rPr>
      </w:pPr>
      <w:r w:rsidDel="00000000" w:rsidR="00000000" w:rsidRPr="00000000">
        <w:rPr>
          <w:rFonts w:ascii="Arial" w:cs="Arial" w:eastAsia="Arial" w:hAnsi="Arial"/>
          <w:sz w:val="28"/>
          <w:szCs w:val="28"/>
          <w:rtl w:val="0"/>
        </w:rPr>
        <w:t xml:space="preserve">Confirmed in Ben's 1/21 call</w:t>
      </w:r>
    </w:p>
    <w:p w:rsidR="00000000" w:rsidDel="00000000" w:rsidP="00000000" w:rsidRDefault="00000000" w:rsidRPr="00000000" w14:paraId="0000017C">
      <w:pPr>
        <w:pStyle w:val="Heading3"/>
        <w:rPr>
          <w:rFonts w:ascii="Arial" w:cs="Arial" w:eastAsia="Arial" w:hAnsi="Arial"/>
          <w:sz w:val="20"/>
          <w:szCs w:val="20"/>
        </w:rPr>
      </w:pPr>
      <w:bookmarkStart w:colFirst="0" w:colLast="0" w:name="_b5qvmczfnjtf" w:id="22"/>
      <w:bookmarkEnd w:id="22"/>
      <w:r w:rsidDel="00000000" w:rsidR="00000000" w:rsidRPr="00000000">
        <w:rPr>
          <w:rFonts w:ascii="Arial" w:cs="Arial" w:eastAsia="Arial" w:hAnsi="Arial"/>
          <w:sz w:val="20"/>
          <w:szCs w:val="20"/>
          <w:rtl w:val="0"/>
        </w:rPr>
        <w:t xml:space="preserve">• ANSWERED: Email Notification Control</w:t>
      </w:r>
    </w:p>
    <w:p w:rsidR="00000000" w:rsidDel="00000000" w:rsidP="00000000" w:rsidRDefault="00000000" w:rsidRPr="00000000" w14:paraId="0000017D">
      <w:pPr>
        <w:numPr>
          <w:ilvl w:val="0"/>
          <w:numId w:val="19"/>
        </w:numPr>
        <w:spacing w:after="0" w:afterAutospacing="0"/>
        <w:ind w:left="720" w:hanging="360"/>
        <w:rPr>
          <w:sz w:val="14"/>
          <w:szCs w:val="14"/>
        </w:rPr>
      </w:pPr>
      <w:r w:rsidDel="00000000" w:rsidR="00000000" w:rsidRPr="00000000">
        <w:rPr>
          <w:rFonts w:ascii="Arial" w:cs="Arial" w:eastAsia="Arial" w:hAnsi="Arial"/>
          <w:color w:val="188038"/>
          <w:sz w:val="28"/>
          <w:szCs w:val="28"/>
          <w:rtl w:val="0"/>
        </w:rPr>
        <w:t xml:space="preserve">SendEnrollmentEmail</w:t>
      </w:r>
      <w:r w:rsidDel="00000000" w:rsidR="00000000" w:rsidRPr="00000000">
        <w:rPr>
          <w:rFonts w:ascii="Arial" w:cs="Arial" w:eastAsia="Arial" w:hAnsi="Arial"/>
          <w:sz w:val="28"/>
          <w:szCs w:val="28"/>
          <w:rtl w:val="0"/>
        </w:rPr>
        <w:t xml:space="preserve"> boolean parameter</w:t>
      </w:r>
    </w:p>
    <w:p w:rsidR="00000000" w:rsidDel="00000000" w:rsidP="00000000" w:rsidRDefault="00000000" w:rsidRPr="00000000" w14:paraId="0000017E">
      <w:pPr>
        <w:numPr>
          <w:ilvl w:val="0"/>
          <w:numId w:val="19"/>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Set to false to suppress enrollment emails</w:t>
      </w:r>
    </w:p>
    <w:p w:rsidR="00000000" w:rsidDel="00000000" w:rsidP="00000000" w:rsidRDefault="00000000" w:rsidRPr="00000000" w14:paraId="0000017F">
      <w:pPr>
        <w:numPr>
          <w:ilvl w:val="0"/>
          <w:numId w:val="19"/>
        </w:numPr>
        <w:spacing w:before="0" w:beforeAutospacing="0"/>
        <w:ind w:left="720" w:hanging="360"/>
        <w:rPr>
          <w:sz w:val="14"/>
          <w:szCs w:val="14"/>
        </w:rPr>
      </w:pPr>
      <w:r w:rsidDel="00000000" w:rsidR="00000000" w:rsidRPr="00000000">
        <w:rPr>
          <w:rFonts w:ascii="Arial" w:cs="Arial" w:eastAsia="Arial" w:hAnsi="Arial"/>
          <w:sz w:val="28"/>
          <w:szCs w:val="28"/>
          <w:rtl w:val="0"/>
        </w:rPr>
        <w:t xml:space="preserve">Prevents spam with multiple enrollments</w:t>
      </w:r>
    </w:p>
    <w:p w:rsidR="00000000" w:rsidDel="00000000" w:rsidP="00000000" w:rsidRDefault="00000000" w:rsidRPr="00000000" w14:paraId="00000180">
      <w:pPr>
        <w:pStyle w:val="Heading3"/>
        <w:rPr>
          <w:rFonts w:ascii="Arial" w:cs="Arial" w:eastAsia="Arial" w:hAnsi="Arial"/>
          <w:sz w:val="20"/>
          <w:szCs w:val="20"/>
        </w:rPr>
      </w:pPr>
      <w:bookmarkStart w:colFirst="0" w:colLast="0" w:name="_eyghf8do17rk" w:id="23"/>
      <w:bookmarkEnd w:id="23"/>
      <w:r w:rsidDel="00000000" w:rsidR="00000000" w:rsidRPr="00000000">
        <w:rPr>
          <w:rFonts w:ascii="Arial" w:cs="Arial" w:eastAsia="Arial" w:hAnsi="Arial"/>
          <w:sz w:val="20"/>
          <w:szCs w:val="20"/>
          <w:rtl w:val="0"/>
        </w:rPr>
        <w:t xml:space="preserve">• ANSWERED: Landing Pages by Org Unit Type</w:t>
      </w:r>
    </w:p>
    <w:p w:rsidR="00000000" w:rsidDel="00000000" w:rsidP="00000000" w:rsidRDefault="00000000" w:rsidRPr="00000000" w14:paraId="00000181">
      <w:pPr>
        <w:numPr>
          <w:ilvl w:val="0"/>
          <w:numId w:val="19"/>
        </w:numPr>
        <w:spacing w:after="0" w:afterAutospacing="0"/>
        <w:ind w:left="720" w:hanging="360"/>
        <w:rPr>
          <w:sz w:val="14"/>
          <w:szCs w:val="14"/>
        </w:rPr>
      </w:pPr>
      <w:r w:rsidDel="00000000" w:rsidR="00000000" w:rsidRPr="00000000">
        <w:rPr>
          <w:rFonts w:ascii="Arial" w:cs="Arial" w:eastAsia="Arial" w:hAnsi="Arial"/>
          <w:sz w:val="28"/>
          <w:szCs w:val="28"/>
          <w:rtl w:val="0"/>
        </w:rPr>
        <w:t xml:space="preserve">Custom landing pages configured by TYPE (Department, Organization)</w:t>
      </w:r>
    </w:p>
    <w:p w:rsidR="00000000" w:rsidDel="00000000" w:rsidP="00000000" w:rsidRDefault="00000000" w:rsidRPr="00000000" w14:paraId="00000182">
      <w:pPr>
        <w:numPr>
          <w:ilvl w:val="0"/>
          <w:numId w:val="19"/>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Applies automatically to all org units of that type</w:t>
      </w:r>
    </w:p>
    <w:p w:rsidR="00000000" w:rsidDel="00000000" w:rsidP="00000000" w:rsidRDefault="00000000" w:rsidRPr="00000000" w14:paraId="00000183">
      <w:pPr>
        <w:numPr>
          <w:ilvl w:val="0"/>
          <w:numId w:val="19"/>
        </w:numPr>
        <w:spacing w:before="0" w:beforeAutospacing="0"/>
        <w:ind w:left="720" w:hanging="360"/>
        <w:rPr>
          <w:sz w:val="14"/>
          <w:szCs w:val="14"/>
        </w:rPr>
      </w:pPr>
      <w:r w:rsidDel="00000000" w:rsidR="00000000" w:rsidRPr="00000000">
        <w:rPr>
          <w:rFonts w:ascii="Arial" w:cs="Arial" w:eastAsia="Arial" w:hAnsi="Arial"/>
          <w:sz w:val="28"/>
          <w:szCs w:val="28"/>
          <w:rtl w:val="0"/>
        </w:rPr>
        <w:t xml:space="preserve">Configuration done via D2L support, not client-accessible</w:t>
      </w:r>
    </w:p>
    <w:p w:rsidR="00000000" w:rsidDel="00000000" w:rsidP="00000000" w:rsidRDefault="00000000" w:rsidRPr="00000000" w14:paraId="00000184">
      <w:pPr>
        <w:pStyle w:val="Heading3"/>
        <w:rPr>
          <w:rFonts w:ascii="Arial" w:cs="Arial" w:eastAsia="Arial" w:hAnsi="Arial"/>
          <w:sz w:val="20"/>
          <w:szCs w:val="20"/>
        </w:rPr>
      </w:pPr>
      <w:bookmarkStart w:colFirst="0" w:colLast="0" w:name="_u0rwoha8r7ek" w:id="24"/>
      <w:bookmarkEnd w:id="24"/>
      <w:r w:rsidDel="00000000" w:rsidR="00000000" w:rsidRPr="00000000">
        <w:rPr>
          <w:rFonts w:ascii="Arial" w:cs="Arial" w:eastAsia="Arial" w:hAnsi="Arial"/>
          <w:sz w:val="20"/>
          <w:szCs w:val="20"/>
          <w:rtl w:val="0"/>
        </w:rPr>
        <w:t xml:space="preserve">• ANSWERED: No Account Merge</w:t>
      </w:r>
    </w:p>
    <w:p w:rsidR="00000000" w:rsidDel="00000000" w:rsidP="00000000" w:rsidRDefault="00000000" w:rsidRPr="00000000" w14:paraId="00000185">
      <w:pPr>
        <w:numPr>
          <w:ilvl w:val="0"/>
          <w:numId w:val="19"/>
        </w:numPr>
        <w:spacing w:after="0" w:afterAutospacing="0"/>
        <w:ind w:left="720" w:hanging="360"/>
        <w:rPr>
          <w:sz w:val="14"/>
          <w:szCs w:val="14"/>
        </w:rPr>
      </w:pPr>
      <w:r w:rsidDel="00000000" w:rsidR="00000000" w:rsidRPr="00000000">
        <w:rPr>
          <w:rFonts w:ascii="Arial" w:cs="Arial" w:eastAsia="Arial" w:hAnsi="Arial"/>
          <w:sz w:val="28"/>
          <w:szCs w:val="28"/>
          <w:rtl w:val="0"/>
        </w:rPr>
        <w:t xml:space="preserve">D2L has NO account merge functionality</w:t>
      </w:r>
    </w:p>
    <w:p w:rsidR="00000000" w:rsidDel="00000000" w:rsidP="00000000" w:rsidRDefault="00000000" w:rsidRPr="00000000" w14:paraId="00000186">
      <w:pPr>
        <w:numPr>
          <w:ilvl w:val="0"/>
          <w:numId w:val="19"/>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Manual merge causes complete data loss</w:t>
      </w:r>
    </w:p>
    <w:p w:rsidR="00000000" w:rsidDel="00000000" w:rsidP="00000000" w:rsidRDefault="00000000" w:rsidRPr="00000000" w14:paraId="00000187">
      <w:pPr>
        <w:numPr>
          <w:ilvl w:val="0"/>
          <w:numId w:val="19"/>
        </w:numPr>
        <w:spacing w:before="0" w:beforeAutospacing="0"/>
        <w:ind w:left="720" w:hanging="360"/>
        <w:rPr>
          <w:sz w:val="14"/>
          <w:szCs w:val="14"/>
        </w:rPr>
      </w:pPr>
      <w:r w:rsidDel="00000000" w:rsidR="00000000" w:rsidRPr="00000000">
        <w:rPr>
          <w:rFonts w:ascii="Arial" w:cs="Arial" w:eastAsia="Arial" w:hAnsi="Arial"/>
          <w:sz w:val="28"/>
          <w:szCs w:val="28"/>
          <w:rtl w:val="0"/>
        </w:rPr>
        <w:t xml:space="preserve">Prevention via email validation is only strategy</w:t>
      </w:r>
    </w:p>
    <w:p w:rsidR="00000000" w:rsidDel="00000000" w:rsidP="00000000" w:rsidRDefault="00000000" w:rsidRPr="00000000" w14:paraId="00000188">
      <w:pPr>
        <w:pStyle w:val="Heading3"/>
        <w:rPr>
          <w:rFonts w:ascii="Arial" w:cs="Arial" w:eastAsia="Arial" w:hAnsi="Arial"/>
          <w:sz w:val="20"/>
          <w:szCs w:val="20"/>
        </w:rPr>
      </w:pPr>
      <w:bookmarkStart w:colFirst="0" w:colLast="0" w:name="_xgw104wkj13t" w:id="25"/>
      <w:bookmarkEnd w:id="25"/>
      <w:r w:rsidDel="00000000" w:rsidR="00000000" w:rsidRPr="00000000">
        <w:rPr>
          <w:rFonts w:ascii="Arial" w:cs="Arial" w:eastAsia="Arial" w:hAnsi="Arial"/>
          <w:sz w:val="20"/>
          <w:szCs w:val="20"/>
          <w:rtl w:val="0"/>
        </w:rPr>
        <w:t xml:space="preserve">• ANSWERED: Multiple Roles Across Org Units</w:t>
      </w:r>
    </w:p>
    <w:p w:rsidR="00000000" w:rsidDel="00000000" w:rsidP="00000000" w:rsidRDefault="00000000" w:rsidRPr="00000000" w14:paraId="00000189">
      <w:pPr>
        <w:numPr>
          <w:ilvl w:val="0"/>
          <w:numId w:val="19"/>
        </w:numPr>
        <w:spacing w:after="0" w:afterAutospacing="0"/>
        <w:ind w:left="720" w:hanging="360"/>
        <w:rPr>
          <w:sz w:val="14"/>
          <w:szCs w:val="14"/>
        </w:rPr>
      </w:pPr>
      <w:r w:rsidDel="00000000" w:rsidR="00000000" w:rsidRPr="00000000">
        <w:rPr>
          <w:rFonts w:ascii="Arial" w:cs="Arial" w:eastAsia="Arial" w:hAnsi="Arial"/>
          <w:sz w:val="28"/>
          <w:szCs w:val="28"/>
          <w:rtl w:val="0"/>
        </w:rPr>
        <w:t xml:space="preserve">Users CAN have different roles in different org units</w:t>
      </w:r>
    </w:p>
    <w:p w:rsidR="00000000" w:rsidDel="00000000" w:rsidP="00000000" w:rsidRDefault="00000000" w:rsidRPr="00000000" w14:paraId="0000018A">
      <w:pPr>
        <w:numPr>
          <w:ilvl w:val="0"/>
          <w:numId w:val="19"/>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E.g., Learner in LA, Learner in ISTE Cert</w:t>
      </w:r>
    </w:p>
    <w:p w:rsidR="00000000" w:rsidDel="00000000" w:rsidP="00000000" w:rsidRDefault="00000000" w:rsidRPr="00000000" w14:paraId="0000018B">
      <w:pPr>
        <w:numPr>
          <w:ilvl w:val="0"/>
          <w:numId w:val="19"/>
        </w:numPr>
        <w:spacing w:before="0" w:beforeAutospacing="0"/>
        <w:ind w:left="720" w:hanging="360"/>
        <w:rPr>
          <w:sz w:val="14"/>
          <w:szCs w:val="14"/>
        </w:rPr>
      </w:pPr>
      <w:r w:rsidDel="00000000" w:rsidR="00000000" w:rsidRPr="00000000">
        <w:rPr>
          <w:rFonts w:ascii="Arial" w:cs="Arial" w:eastAsia="Arial" w:hAnsi="Arial"/>
          <w:sz w:val="28"/>
          <w:szCs w:val="28"/>
          <w:rtl w:val="0"/>
        </w:rPr>
        <w:t xml:space="preserve">Must manage permissions carefully</w:t>
      </w:r>
    </w:p>
    <w:p w:rsidR="00000000" w:rsidDel="00000000" w:rsidP="00000000" w:rsidRDefault="00000000" w:rsidRPr="00000000" w14:paraId="0000018C">
      <w:pPr>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2"/>
        <w:rPr>
          <w:rFonts w:ascii="Arial" w:cs="Arial" w:eastAsia="Arial" w:hAnsi="Arial"/>
          <w:sz w:val="24"/>
          <w:szCs w:val="24"/>
        </w:rPr>
      </w:pPr>
      <w:bookmarkStart w:colFirst="0" w:colLast="0" w:name="_ng5pt07qy23o" w:id="26"/>
      <w:bookmarkEnd w:id="26"/>
      <w:r w:rsidDel="00000000" w:rsidR="00000000" w:rsidRPr="00000000">
        <w:rPr>
          <w:rFonts w:ascii="Arial" w:cs="Arial" w:eastAsia="Arial" w:hAnsi="Arial"/>
          <w:sz w:val="24"/>
          <w:szCs w:val="24"/>
          <w:rtl w:val="0"/>
        </w:rPr>
        <w:t xml:space="preserve">EXPECTED OUTCOMES</w:t>
      </w:r>
    </w:p>
    <w:p w:rsidR="00000000" w:rsidDel="00000000" w:rsidP="00000000" w:rsidRDefault="00000000" w:rsidRPr="00000000" w14:paraId="0000018E">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After this call, we should be able to:</w:t>
      </w:r>
      <w:r w:rsidDel="00000000" w:rsidR="00000000" w:rsidRPr="00000000">
        <w:rPr>
          <w:rtl w:val="0"/>
        </w:rPr>
      </w:r>
    </w:p>
    <w:p w:rsidR="00000000" w:rsidDel="00000000" w:rsidP="00000000" w:rsidRDefault="00000000" w:rsidRPr="00000000" w14:paraId="0000018F">
      <w:pPr>
        <w:numPr>
          <w:ilvl w:val="0"/>
          <w:numId w:val="8"/>
        </w:numPr>
        <w:spacing w:after="0" w:afterAutospacing="0"/>
        <w:ind w:left="720" w:hanging="360"/>
        <w:rPr>
          <w:sz w:val="14"/>
          <w:szCs w:val="14"/>
        </w:rPr>
      </w:pPr>
      <w:r w:rsidDel="00000000" w:rsidR="00000000" w:rsidRPr="00000000">
        <w:rPr>
          <w:rFonts w:ascii="Arial" w:cs="Arial" w:eastAsia="Arial" w:hAnsi="Arial"/>
          <w:sz w:val="28"/>
          <w:szCs w:val="28"/>
          <w:rtl w:val="0"/>
        </w:rPr>
        <w:t xml:space="preserve">Explain exact course enrollment flow to DevPixel</w:t>
      </w:r>
    </w:p>
    <w:p w:rsidR="00000000" w:rsidDel="00000000" w:rsidP="00000000" w:rsidRDefault="00000000" w:rsidRPr="00000000" w14:paraId="00000190">
      <w:pPr>
        <w:numPr>
          <w:ilvl w:val="0"/>
          <w:numId w:val="8"/>
        </w:numPr>
        <w:spacing w:after="0" w:afterAutospacing="0" w:before="0" w:beforeAutospacing="0"/>
        <w:ind w:left="720" w:hanging="360"/>
        <w:rPr>
          <w:sz w:val="14"/>
          <w:szCs w:val="14"/>
        </w:rPr>
      </w:pPr>
      <w:r w:rsidDel="00000000" w:rsidR="00000000" w:rsidRPr="00000000">
        <w:rPr>
          <w:rFonts w:ascii="Arial Unicode MS" w:cs="Arial Unicode MS" w:eastAsia="Arial Unicode MS" w:hAnsi="Arial Unicode MS"/>
          <w:sz w:val="28"/>
          <w:szCs w:val="28"/>
          <w:rtl w:val="0"/>
        </w:rPr>
        <w:t xml:space="preserve">Design D2L → Salesforce sync architecture</w:t>
      </w:r>
    </w:p>
    <w:p w:rsidR="00000000" w:rsidDel="00000000" w:rsidP="00000000" w:rsidRDefault="00000000" w:rsidRPr="00000000" w14:paraId="00000191">
      <w:pPr>
        <w:numPr>
          <w:ilvl w:val="0"/>
          <w:numId w:val="8"/>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Provide complete course identification and mapping strategy</w:t>
      </w:r>
    </w:p>
    <w:p w:rsidR="00000000" w:rsidDel="00000000" w:rsidP="00000000" w:rsidRDefault="00000000" w:rsidRPr="00000000" w14:paraId="00000192">
      <w:pPr>
        <w:numPr>
          <w:ilvl w:val="0"/>
          <w:numId w:val="8"/>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Provide complete org unit/role ID mapping</w:t>
      </w:r>
    </w:p>
    <w:p w:rsidR="00000000" w:rsidDel="00000000" w:rsidP="00000000" w:rsidRDefault="00000000" w:rsidRPr="00000000" w14:paraId="00000193">
      <w:pPr>
        <w:numPr>
          <w:ilvl w:val="0"/>
          <w:numId w:val="8"/>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Confirm batch enrollment approach for districts</w:t>
      </w:r>
    </w:p>
    <w:p w:rsidR="00000000" w:rsidDel="00000000" w:rsidP="00000000" w:rsidRDefault="00000000" w:rsidRPr="00000000" w14:paraId="00000194">
      <w:pPr>
        <w:numPr>
          <w:ilvl w:val="0"/>
          <w:numId w:val="8"/>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Define org unit creation strategy for new districts</w:t>
      </w:r>
    </w:p>
    <w:p w:rsidR="00000000" w:rsidDel="00000000" w:rsidP="00000000" w:rsidRDefault="00000000" w:rsidRPr="00000000" w14:paraId="00000195">
      <w:pPr>
        <w:numPr>
          <w:ilvl w:val="0"/>
          <w:numId w:val="8"/>
        </w:numPr>
        <w:spacing w:after="0" w:afterAutospacing="0" w:before="0" w:beforeAutospacing="0"/>
        <w:ind w:left="720" w:hanging="360"/>
        <w:rPr>
          <w:sz w:val="14"/>
          <w:szCs w:val="14"/>
        </w:rPr>
      </w:pPr>
      <w:r w:rsidDel="00000000" w:rsidR="00000000" w:rsidRPr="00000000">
        <w:rPr>
          <w:rFonts w:ascii="Arial" w:cs="Arial" w:eastAsia="Arial" w:hAnsi="Arial"/>
          <w:sz w:val="28"/>
          <w:szCs w:val="28"/>
          <w:rtl w:val="0"/>
        </w:rPr>
        <w:t xml:space="preserve">Define unenrollment strategy for expired subscriptions</w:t>
      </w:r>
    </w:p>
    <w:p w:rsidR="00000000" w:rsidDel="00000000" w:rsidP="00000000" w:rsidRDefault="00000000" w:rsidRPr="00000000" w14:paraId="00000196">
      <w:pPr>
        <w:numPr>
          <w:ilvl w:val="0"/>
          <w:numId w:val="8"/>
        </w:numPr>
        <w:spacing w:before="0" w:beforeAutospacing="0"/>
        <w:ind w:left="720" w:hanging="360"/>
        <w:rPr>
          <w:sz w:val="14"/>
          <w:szCs w:val="14"/>
        </w:rPr>
      </w:pPr>
      <w:r w:rsidDel="00000000" w:rsidR="00000000" w:rsidRPr="00000000">
        <w:rPr>
          <w:rFonts w:ascii="Arial" w:cs="Arial" w:eastAsia="Arial" w:hAnsi="Arial"/>
          <w:sz w:val="28"/>
          <w:szCs w:val="28"/>
          <w:rtl w:val="0"/>
        </w:rPr>
        <w:t xml:space="preserve">Remove all "murky" areas that block DevPixel from starting</w:t>
      </w:r>
    </w:p>
    <w:p w:rsidR="00000000" w:rsidDel="00000000" w:rsidP="00000000" w:rsidRDefault="00000000" w:rsidRPr="00000000" w14:paraId="00000197">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Success Metric:</w:t>
      </w:r>
      <w:r w:rsidDel="00000000" w:rsidR="00000000" w:rsidRPr="00000000">
        <w:rPr>
          <w:rFonts w:ascii="Arial" w:cs="Arial" w:eastAsia="Arial" w:hAnsi="Arial"/>
          <w:sz w:val="28"/>
          <w:szCs w:val="28"/>
          <w:rtl w:val="0"/>
        </w:rPr>
        <w:t xml:space="preserve"> DevPixel can start writing code with confidence after receiving answers to Questions 1-7.</w:t>
      </w:r>
    </w:p>
    <w:p w:rsidR="00000000" w:rsidDel="00000000" w:rsidP="00000000" w:rsidRDefault="00000000" w:rsidRPr="00000000" w14:paraId="00000198">
      <w:pPr>
        <w:rPr>
          <w:rFonts w:ascii="Arial" w:cs="Arial" w:eastAsia="Arial" w:hAnsi="Arial"/>
          <w:sz w:val="28"/>
          <w:szCs w:val="28"/>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kita Awasthi" w:id="0" w:date="2026-02-05T00:38:58Z">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remain for a la carte purchase and ISTE Cert(Purchase only)</w:t>
      </w:r>
    </w:p>
  </w:comment>
  <w:comment w:author="Ankita Awasthi" w:id="4" w:date="2026-02-05T00:29:40Z">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scheduled job: D2L Course Completion Job</w:t>
      </w:r>
    </w:p>
  </w:comment>
  <w:comment w:author="Ankita Awasthi" w:id="5" w:date="2026-02-04T18:10:33Z">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us to add internally!</w:t>
      </w:r>
    </w:p>
  </w:comment>
  <w:comment w:author="Ankita Awasthi" w:id="6" w:date="2026-02-04T18:59:19Z">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not currently bringing grades into SF.</w:t>
      </w:r>
    </w:p>
  </w:comment>
  <w:comment w:author="Ankita Awasthi" w:id="3" w:date="2026-02-05T00:42:46Z">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covered during user training!</w:t>
      </w:r>
    </w:p>
  </w:comment>
  <w:comment w:author="Ankita Awasthi" w:id="2" w:date="2026-02-04T19:02:08Z">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want to automate this? Currently, we create the course offering shell in SF and enter the unique d2L course id.</w:t>
      </w:r>
    </w:p>
  </w:comment>
  <w:comment w:author="Ankita Awasthi" w:id="1" w:date="2026-02-05T00:42:02Z">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Purchase only option and covered below.</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36"/>
        <w:szCs w:val="36"/>
      </w:rPr>
    </w:rPrDefault>
    <w:pPrDefault>
      <w:pPr>
        <w:spacing w:after="120" w:before="3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1.jpg"/><Relationship Id="rId9" Type="http://schemas.openxmlformats.org/officeDocument/2006/relationships/hyperlink" Target="https://community.brightspace.com/s/article/How-to-get-started-with-Awards-API"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umentation.brightspace.com/EN/le/awards/learner/about_my_awards.htm" TargetMode="External"/><Relationship Id="rId8" Type="http://schemas.openxmlformats.org/officeDocument/2006/relationships/hyperlink" Target="https://docs.valence.desire2learn.com/res/awards.html#issuedawar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